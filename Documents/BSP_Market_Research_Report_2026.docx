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FC8B3" w14:textId="77777777" w:rsidR="00D4439A" w:rsidRDefault="00D4439A">
      <w:pPr>
        <w:spacing w:after="80"/>
      </w:pPr>
    </w:p>
    <w:p w14:paraId="20F324EA" w14:textId="77777777" w:rsidR="00D4439A" w:rsidRDefault="00D4439A">
      <w:pPr>
        <w:spacing w:after="80"/>
      </w:pPr>
    </w:p>
    <w:p w14:paraId="2ADBED17" w14:textId="77777777" w:rsidR="00D4439A" w:rsidRDefault="00D4439A">
      <w:pPr>
        <w:spacing w:after="80"/>
      </w:pPr>
    </w:p>
    <w:p w14:paraId="52235B27" w14:textId="77777777" w:rsidR="00D4439A" w:rsidRDefault="00000000">
      <w:pPr>
        <w:spacing w:after="60"/>
        <w:jc w:val="center"/>
      </w:pPr>
      <w:r>
        <w:rPr>
          <w:b/>
          <w:bCs/>
          <w:color w:val="1F3864"/>
          <w:sz w:val="52"/>
          <w:szCs w:val="52"/>
        </w:rPr>
        <w:t>MARKET RESEARCH REPORT</w:t>
      </w:r>
    </w:p>
    <w:p w14:paraId="316CD22B" w14:textId="77777777" w:rsidR="00D4439A" w:rsidRDefault="00D4439A">
      <w:pPr>
        <w:pBdr>
          <w:bottom w:val="single" w:sz="12" w:space="4" w:color="2E75B6"/>
        </w:pBdr>
        <w:spacing w:after="160"/>
        <w:jc w:val="center"/>
      </w:pPr>
    </w:p>
    <w:p w14:paraId="36C77DC9" w14:textId="77777777" w:rsidR="00D4439A" w:rsidRDefault="00D4439A">
      <w:pPr>
        <w:spacing w:after="80"/>
      </w:pPr>
    </w:p>
    <w:p w14:paraId="1E314A69" w14:textId="77777777" w:rsidR="00D4439A" w:rsidRDefault="00000000">
      <w:pPr>
        <w:spacing w:after="120"/>
        <w:jc w:val="center"/>
      </w:pPr>
      <w:r>
        <w:rPr>
          <w:b/>
          <w:bCs/>
          <w:color w:val="17375E"/>
          <w:sz w:val="40"/>
          <w:szCs w:val="40"/>
        </w:rPr>
        <w:t>US Small Construction &amp; Renovation Management Software</w:t>
      </w:r>
    </w:p>
    <w:p w14:paraId="64004F12" w14:textId="77777777" w:rsidR="00D4439A" w:rsidRDefault="00D4439A">
      <w:pPr>
        <w:spacing w:after="80"/>
      </w:pPr>
    </w:p>
    <w:p w14:paraId="7AE656D4"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669865C3" w14:textId="77777777">
        <w:tc>
          <w:tcPr>
            <w:tcW w:w="9360" w:type="dxa"/>
            <w:tcBorders>
              <w:top w:val="single" w:sz="1" w:space="0" w:color="2E75B6"/>
              <w:left w:val="single" w:sz="12" w:space="0" w:color="2E75B6"/>
              <w:bottom w:val="single" w:sz="1" w:space="0" w:color="2E75B6"/>
              <w:right w:val="none" w:sz="0" w:space="0" w:color="FFFFFF"/>
            </w:tcBorders>
            <w:shd w:val="clear" w:color="auto" w:fill="D5E8F0"/>
            <w:tcMar>
              <w:top w:w="120" w:type="dxa"/>
              <w:left w:w="200" w:type="dxa"/>
              <w:bottom w:w="120" w:type="dxa"/>
              <w:right w:w="120" w:type="dxa"/>
            </w:tcMar>
          </w:tcPr>
          <w:p w14:paraId="719DF56E" w14:textId="77777777" w:rsidR="00D4439A" w:rsidRDefault="00000000">
            <w:pPr>
              <w:spacing w:after="80"/>
              <w:jc w:val="center"/>
            </w:pPr>
            <w:r>
              <w:rPr>
                <w:color w:val="595959"/>
              </w:rPr>
              <w:t>Prepared for:</w:t>
            </w:r>
          </w:p>
          <w:p w14:paraId="53DD64E3" w14:textId="77777777" w:rsidR="00D4439A" w:rsidRDefault="00000000">
            <w:pPr>
              <w:spacing w:after="80"/>
              <w:jc w:val="center"/>
            </w:pPr>
            <w:r>
              <w:rPr>
                <w:b/>
                <w:bCs/>
                <w:color w:val="1F3864"/>
                <w:sz w:val="24"/>
                <w:szCs w:val="24"/>
              </w:rPr>
              <w:t>Builders Stream Pro (BSP) — Strategic Planning</w:t>
            </w:r>
          </w:p>
          <w:p w14:paraId="6F742FE7" w14:textId="77777777" w:rsidR="00D4439A" w:rsidRDefault="00000000">
            <w:pPr>
              <w:spacing w:after="80"/>
              <w:jc w:val="center"/>
            </w:pPr>
            <w:r>
              <w:rPr>
                <w:color w:val="595959"/>
              </w:rPr>
              <w:t>Date: June 27, 2026</w:t>
            </w:r>
          </w:p>
          <w:p w14:paraId="575EB025" w14:textId="77777777" w:rsidR="00D4439A" w:rsidRDefault="00000000">
            <w:pPr>
              <w:jc w:val="center"/>
            </w:pPr>
            <w:r>
              <w:rPr>
                <w:b/>
                <w:bCs/>
                <w:color w:val="9C0006"/>
              </w:rPr>
              <w:t>Classification: CONFIDENTIAL</w:t>
            </w:r>
          </w:p>
        </w:tc>
      </w:tr>
    </w:tbl>
    <w:p w14:paraId="7F84E05F" w14:textId="77777777" w:rsidR="00D4439A" w:rsidRDefault="00D4439A">
      <w:pPr>
        <w:spacing w:after="80"/>
      </w:pPr>
    </w:p>
    <w:p w14:paraId="27A0AA5A" w14:textId="77777777" w:rsidR="00D4439A" w:rsidRDefault="00D4439A">
      <w:pPr>
        <w:spacing w:after="80"/>
      </w:pPr>
    </w:p>
    <w:p w14:paraId="59B412B0" w14:textId="77777777" w:rsidR="00D4439A" w:rsidRDefault="00D4439A">
      <w:pPr>
        <w:spacing w:after="80"/>
      </w:pPr>
    </w:p>
    <w:p w14:paraId="6C3DDB87" w14:textId="77777777" w:rsidR="00D4439A" w:rsidRDefault="00000000">
      <w:pPr>
        <w:spacing w:after="80"/>
        <w:jc w:val="center"/>
      </w:pPr>
      <w:r>
        <w:rPr>
          <w:color w:val="595959"/>
          <w:sz w:val="18"/>
          <w:szCs w:val="18"/>
        </w:rPr>
        <w:t>McKinsey / BCG / Bain Caliber Analysis</w:t>
      </w:r>
    </w:p>
    <w:p w14:paraId="1C1BB1F9" w14:textId="15CCD9F5" w:rsidR="00DD5CB7" w:rsidRDefault="00000000">
      <w:r>
        <w:br w:type="page"/>
      </w:r>
    </w:p>
    <w:sdt>
      <w:sdtPr>
        <w:id w:val="-1791513288"/>
        <w:docPartObj>
          <w:docPartGallery w:val="Table of Contents"/>
          <w:docPartUnique/>
        </w:docPartObj>
      </w:sdtPr>
      <w:sdtEndPr>
        <w:rPr>
          <w:rFonts w:ascii="Arial" w:eastAsia="Arial" w:hAnsi="Arial" w:cs="Arial"/>
          <w:b/>
          <w:bCs/>
          <w:noProof/>
          <w:color w:val="auto"/>
          <w:sz w:val="20"/>
          <w:szCs w:val="20"/>
        </w:rPr>
      </w:sdtEndPr>
      <w:sdtContent>
        <w:p w14:paraId="6F9C4044" w14:textId="430FA78E" w:rsidR="00DD5CB7" w:rsidRDefault="00DD5CB7">
          <w:pPr>
            <w:pStyle w:val="TOCHeading"/>
          </w:pPr>
          <w:r>
            <w:t>Table of Contents</w:t>
          </w:r>
        </w:p>
        <w:p w14:paraId="1B869611" w14:textId="40035017"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3477284" w:history="1">
            <w:r w:rsidRPr="00C361D3">
              <w:rPr>
                <w:rStyle w:val="Hyperlink"/>
                <w:noProof/>
              </w:rPr>
              <w:t>1.1  Market Definition</w:t>
            </w:r>
            <w:r>
              <w:rPr>
                <w:noProof/>
                <w:webHidden/>
              </w:rPr>
              <w:tab/>
            </w:r>
            <w:r>
              <w:rPr>
                <w:noProof/>
                <w:webHidden/>
              </w:rPr>
              <w:fldChar w:fldCharType="begin"/>
            </w:r>
            <w:r>
              <w:rPr>
                <w:noProof/>
                <w:webHidden/>
              </w:rPr>
              <w:instrText xml:space="preserve"> PAGEREF _Toc233477284 \h </w:instrText>
            </w:r>
            <w:r>
              <w:rPr>
                <w:noProof/>
                <w:webHidden/>
              </w:rPr>
            </w:r>
            <w:r>
              <w:rPr>
                <w:noProof/>
                <w:webHidden/>
              </w:rPr>
              <w:fldChar w:fldCharType="separate"/>
            </w:r>
            <w:r>
              <w:rPr>
                <w:noProof/>
                <w:webHidden/>
              </w:rPr>
              <w:t>4</w:t>
            </w:r>
            <w:r>
              <w:rPr>
                <w:noProof/>
                <w:webHidden/>
              </w:rPr>
              <w:fldChar w:fldCharType="end"/>
            </w:r>
          </w:hyperlink>
        </w:p>
        <w:p w14:paraId="1537DAA7" w14:textId="3DC6F4CC"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85" w:history="1">
            <w:r w:rsidRPr="00C361D3">
              <w:rPr>
                <w:rStyle w:val="Hyperlink"/>
                <w:noProof/>
              </w:rPr>
              <w:t>1.2  Market Size</w:t>
            </w:r>
            <w:r>
              <w:rPr>
                <w:noProof/>
                <w:webHidden/>
              </w:rPr>
              <w:tab/>
            </w:r>
            <w:r>
              <w:rPr>
                <w:noProof/>
                <w:webHidden/>
              </w:rPr>
              <w:fldChar w:fldCharType="begin"/>
            </w:r>
            <w:r>
              <w:rPr>
                <w:noProof/>
                <w:webHidden/>
              </w:rPr>
              <w:instrText xml:space="preserve"> PAGEREF _Toc233477285 \h </w:instrText>
            </w:r>
            <w:r>
              <w:rPr>
                <w:noProof/>
                <w:webHidden/>
              </w:rPr>
            </w:r>
            <w:r>
              <w:rPr>
                <w:noProof/>
                <w:webHidden/>
              </w:rPr>
              <w:fldChar w:fldCharType="separate"/>
            </w:r>
            <w:r>
              <w:rPr>
                <w:noProof/>
                <w:webHidden/>
              </w:rPr>
              <w:t>4</w:t>
            </w:r>
            <w:r>
              <w:rPr>
                <w:noProof/>
                <w:webHidden/>
              </w:rPr>
              <w:fldChar w:fldCharType="end"/>
            </w:r>
          </w:hyperlink>
        </w:p>
        <w:p w14:paraId="1ACBEF4B" w14:textId="5997A171" w:rsidR="00DD5CB7" w:rsidRDefault="00DD5CB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477286" w:history="1">
            <w:r w:rsidRPr="00C361D3">
              <w:rPr>
                <w:rStyle w:val="Hyperlink"/>
                <w:noProof/>
              </w:rPr>
              <w:t>Global Construction Software Market (2025)</w:t>
            </w:r>
            <w:r>
              <w:rPr>
                <w:noProof/>
                <w:webHidden/>
              </w:rPr>
              <w:tab/>
            </w:r>
            <w:r>
              <w:rPr>
                <w:noProof/>
                <w:webHidden/>
              </w:rPr>
              <w:fldChar w:fldCharType="begin"/>
            </w:r>
            <w:r>
              <w:rPr>
                <w:noProof/>
                <w:webHidden/>
              </w:rPr>
              <w:instrText xml:space="preserve"> PAGEREF _Toc233477286 \h </w:instrText>
            </w:r>
            <w:r>
              <w:rPr>
                <w:noProof/>
                <w:webHidden/>
              </w:rPr>
            </w:r>
            <w:r>
              <w:rPr>
                <w:noProof/>
                <w:webHidden/>
              </w:rPr>
              <w:fldChar w:fldCharType="separate"/>
            </w:r>
            <w:r>
              <w:rPr>
                <w:noProof/>
                <w:webHidden/>
              </w:rPr>
              <w:t>4</w:t>
            </w:r>
            <w:r>
              <w:rPr>
                <w:noProof/>
                <w:webHidden/>
              </w:rPr>
              <w:fldChar w:fldCharType="end"/>
            </w:r>
          </w:hyperlink>
        </w:p>
        <w:p w14:paraId="1CA7D3AF" w14:textId="4B9D965A" w:rsidR="00DD5CB7" w:rsidRDefault="00DD5CB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477287" w:history="1">
            <w:r w:rsidRPr="00C361D3">
              <w:rPr>
                <w:rStyle w:val="Hyperlink"/>
                <w:noProof/>
              </w:rPr>
              <w:t>Specifically, US Market</w:t>
            </w:r>
            <w:r>
              <w:rPr>
                <w:noProof/>
                <w:webHidden/>
              </w:rPr>
              <w:tab/>
            </w:r>
            <w:r>
              <w:rPr>
                <w:noProof/>
                <w:webHidden/>
              </w:rPr>
              <w:fldChar w:fldCharType="begin"/>
            </w:r>
            <w:r>
              <w:rPr>
                <w:noProof/>
                <w:webHidden/>
              </w:rPr>
              <w:instrText xml:space="preserve"> PAGEREF _Toc233477287 \h </w:instrText>
            </w:r>
            <w:r>
              <w:rPr>
                <w:noProof/>
                <w:webHidden/>
              </w:rPr>
            </w:r>
            <w:r>
              <w:rPr>
                <w:noProof/>
                <w:webHidden/>
              </w:rPr>
              <w:fldChar w:fldCharType="separate"/>
            </w:r>
            <w:r>
              <w:rPr>
                <w:noProof/>
                <w:webHidden/>
              </w:rPr>
              <w:t>4</w:t>
            </w:r>
            <w:r>
              <w:rPr>
                <w:noProof/>
                <w:webHidden/>
              </w:rPr>
              <w:fldChar w:fldCharType="end"/>
            </w:r>
          </w:hyperlink>
        </w:p>
        <w:p w14:paraId="6D70A654" w14:textId="7B8DCD58" w:rsidR="00DD5CB7" w:rsidRDefault="00DD5CB7">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3477288" w:history="1">
            <w:r w:rsidRPr="00C361D3">
              <w:rPr>
                <w:rStyle w:val="Hyperlink"/>
                <w:noProof/>
              </w:rPr>
              <w:t>SME / Small Contractor Sub-Segment  [ESTIMATE — Medium confidence]</w:t>
            </w:r>
            <w:r>
              <w:rPr>
                <w:noProof/>
                <w:webHidden/>
              </w:rPr>
              <w:tab/>
            </w:r>
            <w:r>
              <w:rPr>
                <w:noProof/>
                <w:webHidden/>
              </w:rPr>
              <w:fldChar w:fldCharType="begin"/>
            </w:r>
            <w:r>
              <w:rPr>
                <w:noProof/>
                <w:webHidden/>
              </w:rPr>
              <w:instrText xml:space="preserve"> PAGEREF _Toc233477288 \h </w:instrText>
            </w:r>
            <w:r>
              <w:rPr>
                <w:noProof/>
                <w:webHidden/>
              </w:rPr>
            </w:r>
            <w:r>
              <w:rPr>
                <w:noProof/>
                <w:webHidden/>
              </w:rPr>
              <w:fldChar w:fldCharType="separate"/>
            </w:r>
            <w:r>
              <w:rPr>
                <w:noProof/>
                <w:webHidden/>
              </w:rPr>
              <w:t>4</w:t>
            </w:r>
            <w:r>
              <w:rPr>
                <w:noProof/>
                <w:webHidden/>
              </w:rPr>
              <w:fldChar w:fldCharType="end"/>
            </w:r>
          </w:hyperlink>
        </w:p>
        <w:p w14:paraId="15A9E8D8" w14:textId="7D90C147"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89" w:history="1">
            <w:r w:rsidRPr="00C361D3">
              <w:rPr>
                <w:rStyle w:val="Hyperlink"/>
                <w:noProof/>
              </w:rPr>
              <w:t>1.3  Historical Growth Rate (5-Year CAGR)</w:t>
            </w:r>
            <w:r>
              <w:rPr>
                <w:noProof/>
                <w:webHidden/>
              </w:rPr>
              <w:tab/>
            </w:r>
            <w:r>
              <w:rPr>
                <w:noProof/>
                <w:webHidden/>
              </w:rPr>
              <w:fldChar w:fldCharType="begin"/>
            </w:r>
            <w:r>
              <w:rPr>
                <w:noProof/>
                <w:webHidden/>
              </w:rPr>
              <w:instrText xml:space="preserve"> PAGEREF _Toc233477289 \h </w:instrText>
            </w:r>
            <w:r>
              <w:rPr>
                <w:noProof/>
                <w:webHidden/>
              </w:rPr>
            </w:r>
            <w:r>
              <w:rPr>
                <w:noProof/>
                <w:webHidden/>
              </w:rPr>
              <w:fldChar w:fldCharType="separate"/>
            </w:r>
            <w:r>
              <w:rPr>
                <w:noProof/>
                <w:webHidden/>
              </w:rPr>
              <w:t>5</w:t>
            </w:r>
            <w:r>
              <w:rPr>
                <w:noProof/>
                <w:webHidden/>
              </w:rPr>
              <w:fldChar w:fldCharType="end"/>
            </w:r>
          </w:hyperlink>
        </w:p>
        <w:p w14:paraId="3256518E" w14:textId="691CE896"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0" w:history="1">
            <w:r w:rsidRPr="00C361D3">
              <w:rPr>
                <w:rStyle w:val="Hyperlink"/>
                <w:noProof/>
              </w:rPr>
              <w:t>1.4  Projected Growth Rate and Market Size (2025–2030)</w:t>
            </w:r>
            <w:r>
              <w:rPr>
                <w:noProof/>
                <w:webHidden/>
              </w:rPr>
              <w:tab/>
            </w:r>
            <w:r>
              <w:rPr>
                <w:noProof/>
                <w:webHidden/>
              </w:rPr>
              <w:fldChar w:fldCharType="begin"/>
            </w:r>
            <w:r>
              <w:rPr>
                <w:noProof/>
                <w:webHidden/>
              </w:rPr>
              <w:instrText xml:space="preserve"> PAGEREF _Toc233477290 \h </w:instrText>
            </w:r>
            <w:r>
              <w:rPr>
                <w:noProof/>
                <w:webHidden/>
              </w:rPr>
            </w:r>
            <w:r>
              <w:rPr>
                <w:noProof/>
                <w:webHidden/>
              </w:rPr>
              <w:fldChar w:fldCharType="separate"/>
            </w:r>
            <w:r>
              <w:rPr>
                <w:noProof/>
                <w:webHidden/>
              </w:rPr>
              <w:t>5</w:t>
            </w:r>
            <w:r>
              <w:rPr>
                <w:noProof/>
                <w:webHidden/>
              </w:rPr>
              <w:fldChar w:fldCharType="end"/>
            </w:r>
          </w:hyperlink>
        </w:p>
        <w:p w14:paraId="34837912" w14:textId="2F04BC29"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1" w:history="1">
            <w:r w:rsidRPr="00C361D3">
              <w:rPr>
                <w:rStyle w:val="Hyperlink"/>
                <w:noProof/>
              </w:rPr>
              <w:t>1.5  Market Lifecycle Stage</w:t>
            </w:r>
            <w:r>
              <w:rPr>
                <w:noProof/>
                <w:webHidden/>
              </w:rPr>
              <w:tab/>
            </w:r>
            <w:r>
              <w:rPr>
                <w:noProof/>
                <w:webHidden/>
              </w:rPr>
              <w:fldChar w:fldCharType="begin"/>
            </w:r>
            <w:r>
              <w:rPr>
                <w:noProof/>
                <w:webHidden/>
              </w:rPr>
              <w:instrText xml:space="preserve"> PAGEREF _Toc233477291 \h </w:instrText>
            </w:r>
            <w:r>
              <w:rPr>
                <w:noProof/>
                <w:webHidden/>
              </w:rPr>
            </w:r>
            <w:r>
              <w:rPr>
                <w:noProof/>
                <w:webHidden/>
              </w:rPr>
              <w:fldChar w:fldCharType="separate"/>
            </w:r>
            <w:r>
              <w:rPr>
                <w:noProof/>
                <w:webHidden/>
              </w:rPr>
              <w:t>5</w:t>
            </w:r>
            <w:r>
              <w:rPr>
                <w:noProof/>
                <w:webHidden/>
              </w:rPr>
              <w:fldChar w:fldCharType="end"/>
            </w:r>
          </w:hyperlink>
        </w:p>
        <w:p w14:paraId="32C88221" w14:textId="6ECE50E8"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2" w:history="1">
            <w:r w:rsidRPr="00C361D3">
              <w:rPr>
                <w:rStyle w:val="Hyperlink"/>
                <w:noProof/>
              </w:rPr>
              <w:t>2.1  Industry Value Chain</w:t>
            </w:r>
            <w:r>
              <w:rPr>
                <w:noProof/>
                <w:webHidden/>
              </w:rPr>
              <w:tab/>
            </w:r>
            <w:r>
              <w:rPr>
                <w:noProof/>
                <w:webHidden/>
              </w:rPr>
              <w:fldChar w:fldCharType="begin"/>
            </w:r>
            <w:r>
              <w:rPr>
                <w:noProof/>
                <w:webHidden/>
              </w:rPr>
              <w:instrText xml:space="preserve"> PAGEREF _Toc233477292 \h </w:instrText>
            </w:r>
            <w:r>
              <w:rPr>
                <w:noProof/>
                <w:webHidden/>
              </w:rPr>
            </w:r>
            <w:r>
              <w:rPr>
                <w:noProof/>
                <w:webHidden/>
              </w:rPr>
              <w:fldChar w:fldCharType="separate"/>
            </w:r>
            <w:r>
              <w:rPr>
                <w:noProof/>
                <w:webHidden/>
              </w:rPr>
              <w:t>7</w:t>
            </w:r>
            <w:r>
              <w:rPr>
                <w:noProof/>
                <w:webHidden/>
              </w:rPr>
              <w:fldChar w:fldCharType="end"/>
            </w:r>
          </w:hyperlink>
        </w:p>
        <w:p w14:paraId="5134F69E" w14:textId="13F786DD"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3" w:history="1">
            <w:r w:rsidRPr="00C361D3">
              <w:rPr>
                <w:rStyle w:val="Hyperlink"/>
                <w:noProof/>
              </w:rPr>
              <w:t>2.2  Key Segments and Relative Sizes</w:t>
            </w:r>
            <w:r>
              <w:rPr>
                <w:noProof/>
                <w:webHidden/>
              </w:rPr>
              <w:tab/>
            </w:r>
            <w:r>
              <w:rPr>
                <w:noProof/>
                <w:webHidden/>
              </w:rPr>
              <w:fldChar w:fldCharType="begin"/>
            </w:r>
            <w:r>
              <w:rPr>
                <w:noProof/>
                <w:webHidden/>
              </w:rPr>
              <w:instrText xml:space="preserve"> PAGEREF _Toc233477293 \h </w:instrText>
            </w:r>
            <w:r>
              <w:rPr>
                <w:noProof/>
                <w:webHidden/>
              </w:rPr>
            </w:r>
            <w:r>
              <w:rPr>
                <w:noProof/>
                <w:webHidden/>
              </w:rPr>
              <w:fldChar w:fldCharType="separate"/>
            </w:r>
            <w:r>
              <w:rPr>
                <w:noProof/>
                <w:webHidden/>
              </w:rPr>
              <w:t>7</w:t>
            </w:r>
            <w:r>
              <w:rPr>
                <w:noProof/>
                <w:webHidden/>
              </w:rPr>
              <w:fldChar w:fldCharType="end"/>
            </w:r>
          </w:hyperlink>
        </w:p>
        <w:p w14:paraId="77E5E1F0" w14:textId="2D3DABF6"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4" w:history="1">
            <w:r w:rsidRPr="00C361D3">
              <w:rPr>
                <w:rStyle w:val="Hyperlink"/>
                <w:noProof/>
              </w:rPr>
              <w:t>2.3  Geographic Distributi</w:t>
            </w:r>
            <w:r w:rsidRPr="00C361D3">
              <w:rPr>
                <w:rStyle w:val="Hyperlink"/>
                <w:noProof/>
              </w:rPr>
              <w:t>o</w:t>
            </w:r>
            <w:r w:rsidRPr="00C361D3">
              <w:rPr>
                <w:rStyle w:val="Hyperlink"/>
                <w:noProof/>
              </w:rPr>
              <w:t>n (US)</w:t>
            </w:r>
            <w:r>
              <w:rPr>
                <w:noProof/>
                <w:webHidden/>
              </w:rPr>
              <w:tab/>
            </w:r>
            <w:r>
              <w:rPr>
                <w:noProof/>
                <w:webHidden/>
              </w:rPr>
              <w:fldChar w:fldCharType="begin"/>
            </w:r>
            <w:r>
              <w:rPr>
                <w:noProof/>
                <w:webHidden/>
              </w:rPr>
              <w:instrText xml:space="preserve"> PAGEREF _Toc233477294 \h </w:instrText>
            </w:r>
            <w:r>
              <w:rPr>
                <w:noProof/>
                <w:webHidden/>
              </w:rPr>
            </w:r>
            <w:r>
              <w:rPr>
                <w:noProof/>
                <w:webHidden/>
              </w:rPr>
              <w:fldChar w:fldCharType="separate"/>
            </w:r>
            <w:r>
              <w:rPr>
                <w:noProof/>
                <w:webHidden/>
              </w:rPr>
              <w:t>7</w:t>
            </w:r>
            <w:r>
              <w:rPr>
                <w:noProof/>
                <w:webHidden/>
              </w:rPr>
              <w:fldChar w:fldCharType="end"/>
            </w:r>
          </w:hyperlink>
        </w:p>
        <w:p w14:paraId="4919AC86" w14:textId="7D3DD4D7"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5" w:history="1">
            <w:r w:rsidRPr="00C361D3">
              <w:rPr>
                <w:rStyle w:val="Hyperlink"/>
                <w:noProof/>
              </w:rPr>
              <w:t>2.4  Concentration Ratio</w:t>
            </w:r>
            <w:r>
              <w:rPr>
                <w:noProof/>
                <w:webHidden/>
              </w:rPr>
              <w:tab/>
            </w:r>
            <w:r>
              <w:rPr>
                <w:noProof/>
                <w:webHidden/>
              </w:rPr>
              <w:fldChar w:fldCharType="begin"/>
            </w:r>
            <w:r>
              <w:rPr>
                <w:noProof/>
                <w:webHidden/>
              </w:rPr>
              <w:instrText xml:space="preserve"> PAGEREF _Toc233477295 \h </w:instrText>
            </w:r>
            <w:r>
              <w:rPr>
                <w:noProof/>
                <w:webHidden/>
              </w:rPr>
            </w:r>
            <w:r>
              <w:rPr>
                <w:noProof/>
                <w:webHidden/>
              </w:rPr>
              <w:fldChar w:fldCharType="separate"/>
            </w:r>
            <w:r>
              <w:rPr>
                <w:noProof/>
                <w:webHidden/>
              </w:rPr>
              <w:t>8</w:t>
            </w:r>
            <w:r>
              <w:rPr>
                <w:noProof/>
                <w:webHidden/>
              </w:rPr>
              <w:fldChar w:fldCharType="end"/>
            </w:r>
          </w:hyperlink>
        </w:p>
        <w:p w14:paraId="78FC5FBA" w14:textId="5533937C"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6" w:history="1">
            <w:r w:rsidRPr="00C361D3">
              <w:rPr>
                <w:rStyle w:val="Hyperlink"/>
                <w:noProof/>
              </w:rPr>
              <w:t>2.5  Barriers to Entry</w:t>
            </w:r>
            <w:r>
              <w:rPr>
                <w:noProof/>
                <w:webHidden/>
              </w:rPr>
              <w:tab/>
            </w:r>
            <w:r>
              <w:rPr>
                <w:noProof/>
                <w:webHidden/>
              </w:rPr>
              <w:fldChar w:fldCharType="begin"/>
            </w:r>
            <w:r>
              <w:rPr>
                <w:noProof/>
                <w:webHidden/>
              </w:rPr>
              <w:instrText xml:space="preserve"> PAGEREF _Toc233477296 \h </w:instrText>
            </w:r>
            <w:r>
              <w:rPr>
                <w:noProof/>
                <w:webHidden/>
              </w:rPr>
            </w:r>
            <w:r>
              <w:rPr>
                <w:noProof/>
                <w:webHidden/>
              </w:rPr>
              <w:fldChar w:fldCharType="separate"/>
            </w:r>
            <w:r>
              <w:rPr>
                <w:noProof/>
                <w:webHidden/>
              </w:rPr>
              <w:t>8</w:t>
            </w:r>
            <w:r>
              <w:rPr>
                <w:noProof/>
                <w:webHidden/>
              </w:rPr>
              <w:fldChar w:fldCharType="end"/>
            </w:r>
          </w:hyperlink>
        </w:p>
        <w:p w14:paraId="04F1549D" w14:textId="45AB5A5F"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7" w:history="1">
            <w:r w:rsidRPr="00C361D3">
              <w:rPr>
                <w:rStyle w:val="Hyperlink"/>
                <w:noProof/>
              </w:rPr>
              <w:t>3.1  Competitive Landscape Table</w:t>
            </w:r>
            <w:r>
              <w:rPr>
                <w:noProof/>
                <w:webHidden/>
              </w:rPr>
              <w:tab/>
            </w:r>
            <w:r>
              <w:rPr>
                <w:noProof/>
                <w:webHidden/>
              </w:rPr>
              <w:fldChar w:fldCharType="begin"/>
            </w:r>
            <w:r>
              <w:rPr>
                <w:noProof/>
                <w:webHidden/>
              </w:rPr>
              <w:instrText xml:space="preserve"> PAGEREF _Toc233477297 \h </w:instrText>
            </w:r>
            <w:r>
              <w:rPr>
                <w:noProof/>
                <w:webHidden/>
              </w:rPr>
            </w:r>
            <w:r>
              <w:rPr>
                <w:noProof/>
                <w:webHidden/>
              </w:rPr>
              <w:fldChar w:fldCharType="separate"/>
            </w:r>
            <w:r>
              <w:rPr>
                <w:noProof/>
                <w:webHidden/>
              </w:rPr>
              <w:t>10</w:t>
            </w:r>
            <w:r>
              <w:rPr>
                <w:noProof/>
                <w:webHidden/>
              </w:rPr>
              <w:fldChar w:fldCharType="end"/>
            </w:r>
          </w:hyperlink>
        </w:p>
        <w:p w14:paraId="3947D032" w14:textId="5250EBF7"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8" w:history="1">
            <w:r w:rsidRPr="00C361D3">
              <w:rPr>
                <w:rStyle w:val="Hyperlink"/>
                <w:noProof/>
              </w:rPr>
              <w:t>3.2  Market Leader &amp; Fastest-Growing Challenger</w:t>
            </w:r>
            <w:r>
              <w:rPr>
                <w:noProof/>
                <w:webHidden/>
              </w:rPr>
              <w:tab/>
            </w:r>
            <w:r>
              <w:rPr>
                <w:noProof/>
                <w:webHidden/>
              </w:rPr>
              <w:fldChar w:fldCharType="begin"/>
            </w:r>
            <w:r>
              <w:rPr>
                <w:noProof/>
                <w:webHidden/>
              </w:rPr>
              <w:instrText xml:space="preserve"> PAGEREF _Toc233477298 \h </w:instrText>
            </w:r>
            <w:r>
              <w:rPr>
                <w:noProof/>
                <w:webHidden/>
              </w:rPr>
            </w:r>
            <w:r>
              <w:rPr>
                <w:noProof/>
                <w:webHidden/>
              </w:rPr>
              <w:fldChar w:fldCharType="separate"/>
            </w:r>
            <w:r>
              <w:rPr>
                <w:noProof/>
                <w:webHidden/>
              </w:rPr>
              <w:t>11</w:t>
            </w:r>
            <w:r>
              <w:rPr>
                <w:noProof/>
                <w:webHidden/>
              </w:rPr>
              <w:fldChar w:fldCharType="end"/>
            </w:r>
          </w:hyperlink>
        </w:p>
        <w:p w14:paraId="130ADABE" w14:textId="16AB2380"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299" w:history="1">
            <w:r w:rsidRPr="00C361D3">
              <w:rPr>
                <w:rStyle w:val="Hyperlink"/>
                <w:noProof/>
              </w:rPr>
              <w:t>4.1  Buyer Personas</w:t>
            </w:r>
            <w:r>
              <w:rPr>
                <w:noProof/>
                <w:webHidden/>
              </w:rPr>
              <w:tab/>
            </w:r>
            <w:r>
              <w:rPr>
                <w:noProof/>
                <w:webHidden/>
              </w:rPr>
              <w:fldChar w:fldCharType="begin"/>
            </w:r>
            <w:r>
              <w:rPr>
                <w:noProof/>
                <w:webHidden/>
              </w:rPr>
              <w:instrText xml:space="preserve"> PAGEREF _Toc233477299 \h </w:instrText>
            </w:r>
            <w:r>
              <w:rPr>
                <w:noProof/>
                <w:webHidden/>
              </w:rPr>
            </w:r>
            <w:r>
              <w:rPr>
                <w:noProof/>
                <w:webHidden/>
              </w:rPr>
              <w:fldChar w:fldCharType="separate"/>
            </w:r>
            <w:r>
              <w:rPr>
                <w:noProof/>
                <w:webHidden/>
              </w:rPr>
              <w:t>12</w:t>
            </w:r>
            <w:r>
              <w:rPr>
                <w:noProof/>
                <w:webHidden/>
              </w:rPr>
              <w:fldChar w:fldCharType="end"/>
            </w:r>
          </w:hyperlink>
        </w:p>
        <w:p w14:paraId="227676EE" w14:textId="732BE2F2"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0" w:history="1">
            <w:r w:rsidRPr="00C361D3">
              <w:rPr>
                <w:rStyle w:val="Hyperlink"/>
                <w:noProof/>
              </w:rPr>
              <w:t>4.2  Purchase Decision Factors (Ranked by Importance)</w:t>
            </w:r>
            <w:r>
              <w:rPr>
                <w:noProof/>
                <w:webHidden/>
              </w:rPr>
              <w:tab/>
            </w:r>
            <w:r>
              <w:rPr>
                <w:noProof/>
                <w:webHidden/>
              </w:rPr>
              <w:fldChar w:fldCharType="begin"/>
            </w:r>
            <w:r>
              <w:rPr>
                <w:noProof/>
                <w:webHidden/>
              </w:rPr>
              <w:instrText xml:space="preserve"> PAGEREF _Toc233477300 \h </w:instrText>
            </w:r>
            <w:r>
              <w:rPr>
                <w:noProof/>
                <w:webHidden/>
              </w:rPr>
            </w:r>
            <w:r>
              <w:rPr>
                <w:noProof/>
                <w:webHidden/>
              </w:rPr>
              <w:fldChar w:fldCharType="separate"/>
            </w:r>
            <w:r>
              <w:rPr>
                <w:noProof/>
                <w:webHidden/>
              </w:rPr>
              <w:t>12</w:t>
            </w:r>
            <w:r>
              <w:rPr>
                <w:noProof/>
                <w:webHidden/>
              </w:rPr>
              <w:fldChar w:fldCharType="end"/>
            </w:r>
          </w:hyperlink>
        </w:p>
        <w:p w14:paraId="35BD3C03" w14:textId="3D8894C8"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1" w:history="1">
            <w:r w:rsidRPr="00C361D3">
              <w:rPr>
                <w:rStyle w:val="Hyperlink"/>
                <w:noProof/>
              </w:rPr>
              <w:t>4.3  Price Sensitivity Assessment</w:t>
            </w:r>
            <w:r>
              <w:rPr>
                <w:noProof/>
                <w:webHidden/>
              </w:rPr>
              <w:tab/>
            </w:r>
            <w:r>
              <w:rPr>
                <w:noProof/>
                <w:webHidden/>
              </w:rPr>
              <w:fldChar w:fldCharType="begin"/>
            </w:r>
            <w:r>
              <w:rPr>
                <w:noProof/>
                <w:webHidden/>
              </w:rPr>
              <w:instrText xml:space="preserve"> PAGEREF _Toc233477301 \h </w:instrText>
            </w:r>
            <w:r>
              <w:rPr>
                <w:noProof/>
                <w:webHidden/>
              </w:rPr>
            </w:r>
            <w:r>
              <w:rPr>
                <w:noProof/>
                <w:webHidden/>
              </w:rPr>
              <w:fldChar w:fldCharType="separate"/>
            </w:r>
            <w:r>
              <w:rPr>
                <w:noProof/>
                <w:webHidden/>
              </w:rPr>
              <w:t>13</w:t>
            </w:r>
            <w:r>
              <w:rPr>
                <w:noProof/>
                <w:webHidden/>
              </w:rPr>
              <w:fldChar w:fldCharType="end"/>
            </w:r>
          </w:hyperlink>
        </w:p>
        <w:p w14:paraId="37B417BB" w14:textId="64DEE8E1"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2" w:history="1">
            <w:r w:rsidRPr="00C361D3">
              <w:rPr>
                <w:rStyle w:val="Hyperlink"/>
                <w:noProof/>
              </w:rPr>
              <w:t>4.4  Unmet Needs &amp; Pain Points (The Whitespace)</w:t>
            </w:r>
            <w:r>
              <w:rPr>
                <w:noProof/>
                <w:webHidden/>
              </w:rPr>
              <w:tab/>
            </w:r>
            <w:r>
              <w:rPr>
                <w:noProof/>
                <w:webHidden/>
              </w:rPr>
              <w:fldChar w:fldCharType="begin"/>
            </w:r>
            <w:r>
              <w:rPr>
                <w:noProof/>
                <w:webHidden/>
              </w:rPr>
              <w:instrText xml:space="preserve"> PAGEREF _Toc233477302 \h </w:instrText>
            </w:r>
            <w:r>
              <w:rPr>
                <w:noProof/>
                <w:webHidden/>
              </w:rPr>
            </w:r>
            <w:r>
              <w:rPr>
                <w:noProof/>
                <w:webHidden/>
              </w:rPr>
              <w:fldChar w:fldCharType="separate"/>
            </w:r>
            <w:r>
              <w:rPr>
                <w:noProof/>
                <w:webHidden/>
              </w:rPr>
              <w:t>13</w:t>
            </w:r>
            <w:r>
              <w:rPr>
                <w:noProof/>
                <w:webHidden/>
              </w:rPr>
              <w:fldChar w:fldCharType="end"/>
            </w:r>
          </w:hyperlink>
        </w:p>
        <w:p w14:paraId="12FF3634" w14:textId="41D70951"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3" w:history="1">
            <w:r w:rsidRPr="00C361D3">
              <w:rPr>
                <w:rStyle w:val="Hyperlink"/>
                <w:noProof/>
              </w:rPr>
              <w:t>4.5  Switching Costs and Loyalty Dynamics</w:t>
            </w:r>
            <w:r>
              <w:rPr>
                <w:noProof/>
                <w:webHidden/>
              </w:rPr>
              <w:tab/>
            </w:r>
            <w:r>
              <w:rPr>
                <w:noProof/>
                <w:webHidden/>
              </w:rPr>
              <w:fldChar w:fldCharType="begin"/>
            </w:r>
            <w:r>
              <w:rPr>
                <w:noProof/>
                <w:webHidden/>
              </w:rPr>
              <w:instrText xml:space="preserve"> PAGEREF _Toc233477303 \h </w:instrText>
            </w:r>
            <w:r>
              <w:rPr>
                <w:noProof/>
                <w:webHidden/>
              </w:rPr>
            </w:r>
            <w:r>
              <w:rPr>
                <w:noProof/>
                <w:webHidden/>
              </w:rPr>
              <w:fldChar w:fldCharType="separate"/>
            </w:r>
            <w:r>
              <w:rPr>
                <w:noProof/>
                <w:webHidden/>
              </w:rPr>
              <w:t>14</w:t>
            </w:r>
            <w:r>
              <w:rPr>
                <w:noProof/>
                <w:webHidden/>
              </w:rPr>
              <w:fldChar w:fldCharType="end"/>
            </w:r>
          </w:hyperlink>
        </w:p>
        <w:p w14:paraId="63CF377D" w14:textId="51C40CEE"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4" w:history="1">
            <w:r w:rsidRPr="00C361D3">
              <w:rPr>
                <w:rStyle w:val="Hyperlink"/>
                <w:noProof/>
              </w:rPr>
              <w:t>Macro Trends — Technology, Demographics, Regulation</w:t>
            </w:r>
            <w:r>
              <w:rPr>
                <w:noProof/>
                <w:webHidden/>
              </w:rPr>
              <w:tab/>
            </w:r>
            <w:r>
              <w:rPr>
                <w:noProof/>
                <w:webHidden/>
              </w:rPr>
              <w:fldChar w:fldCharType="begin"/>
            </w:r>
            <w:r>
              <w:rPr>
                <w:noProof/>
                <w:webHidden/>
              </w:rPr>
              <w:instrText xml:space="preserve"> PAGEREF _Toc233477304 \h </w:instrText>
            </w:r>
            <w:r>
              <w:rPr>
                <w:noProof/>
                <w:webHidden/>
              </w:rPr>
            </w:r>
            <w:r>
              <w:rPr>
                <w:noProof/>
                <w:webHidden/>
              </w:rPr>
              <w:fldChar w:fldCharType="separate"/>
            </w:r>
            <w:r>
              <w:rPr>
                <w:noProof/>
                <w:webHidden/>
              </w:rPr>
              <w:t>15</w:t>
            </w:r>
            <w:r>
              <w:rPr>
                <w:noProof/>
                <w:webHidden/>
              </w:rPr>
              <w:fldChar w:fldCharType="end"/>
            </w:r>
          </w:hyperlink>
        </w:p>
        <w:p w14:paraId="1F90A502" w14:textId="119E4CB8"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5" w:history="1">
            <w:r w:rsidRPr="00C361D3">
              <w:rPr>
                <w:rStyle w:val="Hyperlink"/>
                <w:noProof/>
              </w:rPr>
              <w:t>Micro Trends — Product Innovation, Channel Shifts</w:t>
            </w:r>
            <w:r>
              <w:rPr>
                <w:noProof/>
                <w:webHidden/>
              </w:rPr>
              <w:tab/>
            </w:r>
            <w:r>
              <w:rPr>
                <w:noProof/>
                <w:webHidden/>
              </w:rPr>
              <w:fldChar w:fldCharType="begin"/>
            </w:r>
            <w:r>
              <w:rPr>
                <w:noProof/>
                <w:webHidden/>
              </w:rPr>
              <w:instrText xml:space="preserve"> PAGEREF _Toc233477305 \h </w:instrText>
            </w:r>
            <w:r>
              <w:rPr>
                <w:noProof/>
                <w:webHidden/>
              </w:rPr>
            </w:r>
            <w:r>
              <w:rPr>
                <w:noProof/>
                <w:webHidden/>
              </w:rPr>
              <w:fldChar w:fldCharType="separate"/>
            </w:r>
            <w:r>
              <w:rPr>
                <w:noProof/>
                <w:webHidden/>
              </w:rPr>
              <w:t>15</w:t>
            </w:r>
            <w:r>
              <w:rPr>
                <w:noProof/>
                <w:webHidden/>
              </w:rPr>
              <w:fldChar w:fldCharType="end"/>
            </w:r>
          </w:hyperlink>
        </w:p>
        <w:p w14:paraId="0B16F51A" w14:textId="5B7B6A56"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6" w:history="1">
            <w:r w:rsidRPr="00C361D3">
              <w:rPr>
                <w:rStyle w:val="Hyperlink"/>
                <w:noProof/>
              </w:rPr>
              <w:t>6.1  Top 5 Opportunities</w:t>
            </w:r>
            <w:r>
              <w:rPr>
                <w:noProof/>
                <w:webHidden/>
              </w:rPr>
              <w:tab/>
            </w:r>
            <w:r>
              <w:rPr>
                <w:noProof/>
                <w:webHidden/>
              </w:rPr>
              <w:fldChar w:fldCharType="begin"/>
            </w:r>
            <w:r>
              <w:rPr>
                <w:noProof/>
                <w:webHidden/>
              </w:rPr>
              <w:instrText xml:space="preserve"> PAGEREF _Toc233477306 \h </w:instrText>
            </w:r>
            <w:r>
              <w:rPr>
                <w:noProof/>
                <w:webHidden/>
              </w:rPr>
            </w:r>
            <w:r>
              <w:rPr>
                <w:noProof/>
                <w:webHidden/>
              </w:rPr>
              <w:fldChar w:fldCharType="separate"/>
            </w:r>
            <w:r>
              <w:rPr>
                <w:noProof/>
                <w:webHidden/>
              </w:rPr>
              <w:t>17</w:t>
            </w:r>
            <w:r>
              <w:rPr>
                <w:noProof/>
                <w:webHidden/>
              </w:rPr>
              <w:fldChar w:fldCharType="end"/>
            </w:r>
          </w:hyperlink>
        </w:p>
        <w:p w14:paraId="0AC5A2D7" w14:textId="50EFB41A"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7" w:history="1">
            <w:r w:rsidRPr="00C361D3">
              <w:rPr>
                <w:rStyle w:val="Hyperlink"/>
                <w:noProof/>
              </w:rPr>
              <w:t>6.2  Top 5 Threats</w:t>
            </w:r>
            <w:r>
              <w:rPr>
                <w:noProof/>
                <w:webHidden/>
              </w:rPr>
              <w:tab/>
            </w:r>
            <w:r>
              <w:rPr>
                <w:noProof/>
                <w:webHidden/>
              </w:rPr>
              <w:fldChar w:fldCharType="begin"/>
            </w:r>
            <w:r>
              <w:rPr>
                <w:noProof/>
                <w:webHidden/>
              </w:rPr>
              <w:instrText xml:space="preserve"> PAGEREF _Toc233477307 \h </w:instrText>
            </w:r>
            <w:r>
              <w:rPr>
                <w:noProof/>
                <w:webHidden/>
              </w:rPr>
            </w:r>
            <w:r>
              <w:rPr>
                <w:noProof/>
                <w:webHidden/>
              </w:rPr>
              <w:fldChar w:fldCharType="separate"/>
            </w:r>
            <w:r>
              <w:rPr>
                <w:noProof/>
                <w:webHidden/>
              </w:rPr>
              <w:t>17</w:t>
            </w:r>
            <w:r>
              <w:rPr>
                <w:noProof/>
                <w:webHidden/>
              </w:rPr>
              <w:fldChar w:fldCharType="end"/>
            </w:r>
          </w:hyperlink>
        </w:p>
        <w:p w14:paraId="5B04D504" w14:textId="3FAA7625"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8" w:history="1">
            <w:r w:rsidRPr="00C361D3">
              <w:rPr>
                <w:rStyle w:val="Hyperlink"/>
                <w:noProof/>
              </w:rPr>
              <w:t>6.3  PESTEL Analysis Summary</w:t>
            </w:r>
            <w:r>
              <w:rPr>
                <w:noProof/>
                <w:webHidden/>
              </w:rPr>
              <w:tab/>
            </w:r>
            <w:r>
              <w:rPr>
                <w:noProof/>
                <w:webHidden/>
              </w:rPr>
              <w:fldChar w:fldCharType="begin"/>
            </w:r>
            <w:r>
              <w:rPr>
                <w:noProof/>
                <w:webHidden/>
              </w:rPr>
              <w:instrText xml:space="preserve"> PAGEREF _Toc233477308 \h </w:instrText>
            </w:r>
            <w:r>
              <w:rPr>
                <w:noProof/>
                <w:webHidden/>
              </w:rPr>
            </w:r>
            <w:r>
              <w:rPr>
                <w:noProof/>
                <w:webHidden/>
              </w:rPr>
              <w:fldChar w:fldCharType="separate"/>
            </w:r>
            <w:r>
              <w:rPr>
                <w:noProof/>
                <w:webHidden/>
              </w:rPr>
              <w:t>18</w:t>
            </w:r>
            <w:r>
              <w:rPr>
                <w:noProof/>
                <w:webHidden/>
              </w:rPr>
              <w:fldChar w:fldCharType="end"/>
            </w:r>
          </w:hyperlink>
        </w:p>
        <w:p w14:paraId="636CDC28" w14:textId="0B03DAFB"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09" w:history="1">
            <w:r w:rsidRPr="00C361D3">
              <w:rPr>
                <w:rStyle w:val="Hyperlink"/>
                <w:noProof/>
              </w:rPr>
              <w:t>8.1  Data Confidence Ratings</w:t>
            </w:r>
            <w:r>
              <w:rPr>
                <w:noProof/>
                <w:webHidden/>
              </w:rPr>
              <w:tab/>
            </w:r>
            <w:r>
              <w:rPr>
                <w:noProof/>
                <w:webHidden/>
              </w:rPr>
              <w:fldChar w:fldCharType="begin"/>
            </w:r>
            <w:r>
              <w:rPr>
                <w:noProof/>
                <w:webHidden/>
              </w:rPr>
              <w:instrText xml:space="preserve"> PAGEREF _Toc233477309 \h </w:instrText>
            </w:r>
            <w:r>
              <w:rPr>
                <w:noProof/>
                <w:webHidden/>
              </w:rPr>
            </w:r>
            <w:r>
              <w:rPr>
                <w:noProof/>
                <w:webHidden/>
              </w:rPr>
              <w:fldChar w:fldCharType="separate"/>
            </w:r>
            <w:r>
              <w:rPr>
                <w:noProof/>
                <w:webHidden/>
              </w:rPr>
              <w:t>21</w:t>
            </w:r>
            <w:r>
              <w:rPr>
                <w:noProof/>
                <w:webHidden/>
              </w:rPr>
              <w:fldChar w:fldCharType="end"/>
            </w:r>
          </w:hyperlink>
        </w:p>
        <w:p w14:paraId="6246E556" w14:textId="16DE0F3C" w:rsidR="00DD5CB7" w:rsidRDefault="00DD5CB7">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3477310" w:history="1">
            <w:r w:rsidRPr="00C361D3">
              <w:rPr>
                <w:rStyle w:val="Hyperlink"/>
                <w:noProof/>
              </w:rPr>
              <w:t>8.2  Primary Data Sources</w:t>
            </w:r>
            <w:r>
              <w:rPr>
                <w:noProof/>
                <w:webHidden/>
              </w:rPr>
              <w:tab/>
            </w:r>
            <w:r>
              <w:rPr>
                <w:noProof/>
                <w:webHidden/>
              </w:rPr>
              <w:fldChar w:fldCharType="begin"/>
            </w:r>
            <w:r>
              <w:rPr>
                <w:noProof/>
                <w:webHidden/>
              </w:rPr>
              <w:instrText xml:space="preserve"> PAGEREF _Toc233477310 \h </w:instrText>
            </w:r>
            <w:r>
              <w:rPr>
                <w:noProof/>
                <w:webHidden/>
              </w:rPr>
            </w:r>
            <w:r>
              <w:rPr>
                <w:noProof/>
                <w:webHidden/>
              </w:rPr>
              <w:fldChar w:fldCharType="separate"/>
            </w:r>
            <w:r>
              <w:rPr>
                <w:noProof/>
                <w:webHidden/>
              </w:rPr>
              <w:t>21</w:t>
            </w:r>
            <w:r>
              <w:rPr>
                <w:noProof/>
                <w:webHidden/>
              </w:rPr>
              <w:fldChar w:fldCharType="end"/>
            </w:r>
          </w:hyperlink>
        </w:p>
        <w:p w14:paraId="585A6EF5" w14:textId="5FFB343B" w:rsidR="00DD5CB7" w:rsidRDefault="00DD5CB7">
          <w:r>
            <w:rPr>
              <w:b/>
              <w:bCs/>
              <w:noProof/>
            </w:rPr>
            <w:fldChar w:fldCharType="end"/>
          </w:r>
        </w:p>
      </w:sdtContent>
    </w:sdt>
    <w:p w14:paraId="6ED23D87" w14:textId="52299CE1" w:rsidR="00DD5CB7" w:rsidRDefault="00DD5CB7">
      <w:r>
        <w:br w:type="page"/>
      </w:r>
    </w:p>
    <w:p w14:paraId="217453FC" w14:textId="77777777" w:rsidR="00DD5CB7" w:rsidRDefault="00DD5CB7"/>
    <w:p w14:paraId="7DC5514C" w14:textId="77777777" w:rsidR="00D4439A" w:rsidRDefault="00D4439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7ADCB6A2"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6D874E88" w14:textId="77777777" w:rsidR="00D4439A" w:rsidRDefault="00000000">
            <w:r>
              <w:rPr>
                <w:b/>
                <w:bCs/>
                <w:color w:val="FFFFFF"/>
                <w:sz w:val="32"/>
                <w:szCs w:val="32"/>
              </w:rPr>
              <w:t>SECTION ✓  —  EXECUTIVE SUMMARY</w:t>
            </w:r>
          </w:p>
        </w:tc>
      </w:tr>
    </w:tbl>
    <w:p w14:paraId="00574F2E" w14:textId="77777777" w:rsidR="00D4439A" w:rsidRDefault="00D4439A">
      <w:pPr>
        <w:spacing w:after="80"/>
      </w:pPr>
    </w:p>
    <w:p w14:paraId="30854199" w14:textId="77777777" w:rsidR="00D4439A" w:rsidRDefault="00000000">
      <w:pPr>
        <w:spacing w:after="120"/>
      </w:pPr>
      <w:r>
        <w:rPr>
          <w:i/>
          <w:iCs/>
          <w:color w:val="595959"/>
          <w:sz w:val="18"/>
          <w:szCs w:val="18"/>
        </w:rPr>
        <w:t>[OPINION / ANALYSIS — Specific to BSP's context: Django-based SaaS, BCK Construction Services, targeting Texas and Sun Belt markets]</w:t>
      </w:r>
    </w:p>
    <w:p w14:paraId="033252AB"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40CAD3AA" w14:textId="77777777">
        <w:tc>
          <w:tcPr>
            <w:tcW w:w="9360" w:type="dxa"/>
            <w:tcBorders>
              <w:top w:val="single" w:sz="1" w:space="0" w:color="2E75B6"/>
              <w:left w:val="single" w:sz="12" w:space="0" w:color="2E75B6"/>
              <w:bottom w:val="single" w:sz="1" w:space="0" w:color="2E75B6"/>
              <w:right w:val="none" w:sz="0" w:space="0" w:color="FFFFFF"/>
            </w:tcBorders>
            <w:shd w:val="clear" w:color="auto" w:fill="D5E8F0"/>
            <w:tcMar>
              <w:top w:w="120" w:type="dxa"/>
              <w:left w:w="200" w:type="dxa"/>
              <w:bottom w:w="120" w:type="dxa"/>
              <w:right w:w="120" w:type="dxa"/>
            </w:tcMar>
          </w:tcPr>
          <w:p w14:paraId="3C9A21F1" w14:textId="77777777" w:rsidR="00D4439A" w:rsidRDefault="00000000">
            <w:pPr>
              <w:spacing w:after="120"/>
            </w:pPr>
            <w:r>
              <w:rPr>
                <w:b/>
                <w:bCs/>
                <w:color w:val="1F3864"/>
                <w:sz w:val="24"/>
                <w:szCs w:val="24"/>
              </w:rPr>
              <w:t xml:space="preserve">KEY FINDING: </w:t>
            </w:r>
            <w:r>
              <w:rPr>
                <w:b/>
                <w:bCs/>
                <w:color w:val="17375E"/>
                <w:sz w:val="24"/>
                <w:szCs w:val="24"/>
              </w:rPr>
              <w:t>Yes — there is clear room for a new player in the US small construction/renovation software market.</w:t>
            </w:r>
          </w:p>
          <w:p w14:paraId="001500C2" w14:textId="77777777" w:rsidR="00D4439A" w:rsidRDefault="00000000">
            <w:r>
              <w:t>The case rests on five structural factors. The window is 18–36 months.</w:t>
            </w:r>
          </w:p>
        </w:tc>
      </w:tr>
    </w:tbl>
    <w:p w14:paraId="4026FBA6"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760"/>
      </w:tblGrid>
      <w:tr w:rsidR="00D4439A" w14:paraId="5BA740AD" w14:textId="77777777" w:rsidTr="002A0C43">
        <w:tc>
          <w:tcPr>
            <w:tcW w:w="400" w:type="dxa"/>
            <w:shd w:val="clear" w:color="auto" w:fill="2E75B6"/>
            <w:tcMar>
              <w:top w:w="80" w:type="dxa"/>
              <w:left w:w="120" w:type="dxa"/>
              <w:bottom w:w="80" w:type="dxa"/>
              <w:right w:w="120" w:type="dxa"/>
            </w:tcMar>
          </w:tcPr>
          <w:p w14:paraId="3290DD15" w14:textId="77777777" w:rsidR="00D4439A" w:rsidRDefault="00000000">
            <w:r>
              <w:rPr>
                <w:b/>
                <w:bCs/>
                <w:color w:val="FFFFFF"/>
                <w:sz w:val="18"/>
                <w:szCs w:val="18"/>
              </w:rPr>
              <w:t>#</w:t>
            </w:r>
          </w:p>
        </w:tc>
        <w:tc>
          <w:tcPr>
            <w:tcW w:w="2200" w:type="dxa"/>
            <w:shd w:val="clear" w:color="auto" w:fill="2E75B6"/>
            <w:tcMar>
              <w:top w:w="80" w:type="dxa"/>
              <w:left w:w="120" w:type="dxa"/>
              <w:bottom w:w="80" w:type="dxa"/>
              <w:right w:w="120" w:type="dxa"/>
            </w:tcMar>
          </w:tcPr>
          <w:p w14:paraId="7A7E36EE" w14:textId="77777777" w:rsidR="00D4439A" w:rsidRDefault="00000000">
            <w:r>
              <w:rPr>
                <w:b/>
                <w:bCs/>
                <w:color w:val="FFFFFF"/>
                <w:sz w:val="18"/>
                <w:szCs w:val="18"/>
              </w:rPr>
              <w:t>Factor</w:t>
            </w:r>
          </w:p>
        </w:tc>
        <w:tc>
          <w:tcPr>
            <w:tcW w:w="6760" w:type="dxa"/>
            <w:shd w:val="clear" w:color="auto" w:fill="2E75B6"/>
            <w:tcMar>
              <w:top w:w="80" w:type="dxa"/>
              <w:left w:w="120" w:type="dxa"/>
              <w:bottom w:w="80" w:type="dxa"/>
              <w:right w:w="120" w:type="dxa"/>
            </w:tcMar>
          </w:tcPr>
          <w:p w14:paraId="570E5387" w14:textId="77777777" w:rsidR="00D4439A" w:rsidRDefault="00000000">
            <w:r>
              <w:rPr>
                <w:b/>
                <w:bCs/>
                <w:color w:val="FFFFFF"/>
                <w:sz w:val="18"/>
                <w:szCs w:val="18"/>
              </w:rPr>
              <w:t>Evidence</w:t>
            </w:r>
          </w:p>
        </w:tc>
      </w:tr>
      <w:tr w:rsidR="00D4439A" w14:paraId="0269F7D3" w14:textId="77777777" w:rsidTr="002A0C43">
        <w:tc>
          <w:tcPr>
            <w:tcW w:w="400" w:type="dxa"/>
            <w:shd w:val="clear" w:color="auto" w:fill="D5E8F0"/>
            <w:tcMar>
              <w:top w:w="80" w:type="dxa"/>
              <w:left w:w="120" w:type="dxa"/>
              <w:bottom w:w="80" w:type="dxa"/>
              <w:right w:w="120" w:type="dxa"/>
            </w:tcMar>
          </w:tcPr>
          <w:p w14:paraId="3A69167F" w14:textId="77777777" w:rsidR="00D4439A" w:rsidRDefault="00000000">
            <w:r>
              <w:rPr>
                <w:b/>
                <w:bCs/>
                <w:color w:val="000000"/>
                <w:sz w:val="18"/>
                <w:szCs w:val="18"/>
              </w:rPr>
              <w:t>1</w:t>
            </w:r>
          </w:p>
        </w:tc>
        <w:tc>
          <w:tcPr>
            <w:tcW w:w="2200" w:type="dxa"/>
            <w:shd w:val="clear" w:color="auto" w:fill="D5E8F0"/>
            <w:tcMar>
              <w:top w:w="80" w:type="dxa"/>
              <w:left w:w="120" w:type="dxa"/>
              <w:bottom w:w="80" w:type="dxa"/>
              <w:right w:w="120" w:type="dxa"/>
            </w:tcMar>
          </w:tcPr>
          <w:p w14:paraId="6C90E452" w14:textId="77777777" w:rsidR="00D4439A" w:rsidRDefault="00000000">
            <w:r>
              <w:rPr>
                <w:b/>
                <w:bCs/>
                <w:color w:val="000000"/>
                <w:sz w:val="18"/>
                <w:szCs w:val="18"/>
              </w:rPr>
              <w:t>Large, Fast-Growing Market</w:t>
            </w:r>
          </w:p>
        </w:tc>
        <w:tc>
          <w:tcPr>
            <w:tcW w:w="6760" w:type="dxa"/>
            <w:shd w:val="clear" w:color="auto" w:fill="D5E8F0"/>
            <w:tcMar>
              <w:top w:w="80" w:type="dxa"/>
              <w:left w:w="120" w:type="dxa"/>
              <w:bottom w:w="80" w:type="dxa"/>
              <w:right w:w="120" w:type="dxa"/>
            </w:tcMar>
          </w:tcPr>
          <w:p w14:paraId="0D9403FF" w14:textId="77777777" w:rsidR="00D4439A" w:rsidRDefault="00000000">
            <w:r>
              <w:rPr>
                <w:color w:val="000000"/>
                <w:sz w:val="18"/>
                <w:szCs w:val="18"/>
              </w:rPr>
              <w:t>The US SME construction software market is ~$450–500M in 2025 and growing at 11%+ CAGR, adding ~$300M+ in incremental revenue by 2030. The renovation sub-niche is the fastest</w:t>
            </w:r>
            <w:del w:id="0" w:author="Un-named" w:date="2026-06-27T17:50:00Z" w16du:dateUtc="2026-06-27T22:50:00Z">
              <w:r w:rsidR="00430283">
                <w:rPr>
                  <w:color w:val="000000"/>
                  <w:sz w:val="18"/>
                  <w:szCs w:val="18"/>
                </w:rPr>
                <w:delText xml:space="preserve"> </w:delText>
              </w:r>
            </w:del>
            <w:ins w:id="1" w:author="Un-named" w:date="2026-06-27T17:50:00Z" w16du:dateUtc="2026-06-27T22:50:00Z">
              <w:r>
                <w:rPr>
                  <w:color w:val="000000"/>
                  <w:sz w:val="18"/>
                  <w:szCs w:val="18"/>
                </w:rPr>
                <w:t>-</w:t>
              </w:r>
            </w:ins>
            <w:r>
              <w:rPr>
                <w:color w:val="000000"/>
                <w:sz w:val="18"/>
                <w:szCs w:val="18"/>
              </w:rPr>
              <w:t>growing and least consolidated segment.</w:t>
            </w:r>
          </w:p>
        </w:tc>
      </w:tr>
      <w:tr w:rsidR="00D4439A" w14:paraId="76FC08FD" w14:textId="77777777" w:rsidTr="002A0C43">
        <w:tc>
          <w:tcPr>
            <w:tcW w:w="400" w:type="dxa"/>
            <w:tcMar>
              <w:top w:w="80" w:type="dxa"/>
              <w:left w:w="120" w:type="dxa"/>
              <w:bottom w:w="80" w:type="dxa"/>
              <w:right w:w="120" w:type="dxa"/>
            </w:tcMar>
          </w:tcPr>
          <w:p w14:paraId="3655173F" w14:textId="77777777" w:rsidR="00D4439A" w:rsidRDefault="00000000">
            <w:r>
              <w:rPr>
                <w:color w:val="000000"/>
                <w:sz w:val="18"/>
                <w:szCs w:val="18"/>
              </w:rPr>
              <w:t>2</w:t>
            </w:r>
          </w:p>
        </w:tc>
        <w:tc>
          <w:tcPr>
            <w:tcW w:w="2200" w:type="dxa"/>
            <w:tcMar>
              <w:top w:w="80" w:type="dxa"/>
              <w:left w:w="120" w:type="dxa"/>
              <w:bottom w:w="80" w:type="dxa"/>
              <w:right w:w="120" w:type="dxa"/>
            </w:tcMar>
          </w:tcPr>
          <w:p w14:paraId="79698B33" w14:textId="77777777" w:rsidR="00D4439A" w:rsidRDefault="00000000">
            <w:r>
              <w:rPr>
                <w:b/>
                <w:bCs/>
                <w:color w:val="000000"/>
                <w:sz w:val="18"/>
                <w:szCs w:val="18"/>
              </w:rPr>
              <w:t>Incumbent Vulnerability</w:t>
            </w:r>
          </w:p>
        </w:tc>
        <w:tc>
          <w:tcPr>
            <w:tcW w:w="6760" w:type="dxa"/>
            <w:tcMar>
              <w:top w:w="80" w:type="dxa"/>
              <w:left w:w="120" w:type="dxa"/>
              <w:bottom w:w="80" w:type="dxa"/>
              <w:right w:w="120" w:type="dxa"/>
            </w:tcMar>
          </w:tcPr>
          <w:p w14:paraId="610E2706" w14:textId="43F3B521" w:rsidR="00D4439A" w:rsidRDefault="00000000">
            <w:r>
              <w:rPr>
                <w:color w:val="000000"/>
                <w:sz w:val="18"/>
                <w:szCs w:val="18"/>
              </w:rPr>
              <w:t>Buildertrend, the category leader, is raising prices ($499–$799/</w:t>
            </w:r>
            <w:r w:rsidR="00975F0E">
              <w:rPr>
                <w:color w:val="000000"/>
                <w:sz w:val="18"/>
                <w:szCs w:val="18"/>
              </w:rPr>
              <w:t>month</w:t>
            </w:r>
            <w:r>
              <w:rPr>
                <w:color w:val="000000"/>
                <w:sz w:val="18"/>
                <w:szCs w:val="18"/>
              </w:rPr>
              <w:t>), refusing free trials, and losing customers to faster, cheaper alternatives. The pricing vacuum below $499</w:t>
            </w:r>
            <w:r w:rsidR="00692431">
              <w:rPr>
                <w:color w:val="000000"/>
                <w:sz w:val="18"/>
                <w:szCs w:val="18"/>
              </w:rPr>
              <w:t xml:space="preserve">/month </w:t>
            </w:r>
            <w:r>
              <w:rPr>
                <w:color w:val="000000"/>
                <w:sz w:val="18"/>
                <w:szCs w:val="18"/>
              </w:rPr>
              <w:t>is a massive opportunity.</w:t>
            </w:r>
          </w:p>
        </w:tc>
      </w:tr>
      <w:tr w:rsidR="00D4439A" w14:paraId="328B884F" w14:textId="77777777" w:rsidTr="002A0C43">
        <w:tc>
          <w:tcPr>
            <w:tcW w:w="400" w:type="dxa"/>
            <w:shd w:val="clear" w:color="auto" w:fill="F2F2F2"/>
            <w:tcMar>
              <w:top w:w="80" w:type="dxa"/>
              <w:left w:w="120" w:type="dxa"/>
              <w:bottom w:w="80" w:type="dxa"/>
              <w:right w:w="120" w:type="dxa"/>
            </w:tcMar>
          </w:tcPr>
          <w:p w14:paraId="3DF1BCC2" w14:textId="77777777" w:rsidR="00D4439A" w:rsidRDefault="00000000">
            <w:r>
              <w:rPr>
                <w:color w:val="000000"/>
                <w:sz w:val="18"/>
                <w:szCs w:val="18"/>
              </w:rPr>
              <w:t>3</w:t>
            </w:r>
          </w:p>
        </w:tc>
        <w:tc>
          <w:tcPr>
            <w:tcW w:w="2200" w:type="dxa"/>
            <w:shd w:val="clear" w:color="auto" w:fill="F2F2F2"/>
            <w:tcMar>
              <w:top w:w="80" w:type="dxa"/>
              <w:left w:w="120" w:type="dxa"/>
              <w:bottom w:w="80" w:type="dxa"/>
              <w:right w:w="120" w:type="dxa"/>
            </w:tcMar>
          </w:tcPr>
          <w:p w14:paraId="7DE33936" w14:textId="77777777" w:rsidR="00D4439A" w:rsidRDefault="00000000">
            <w:r>
              <w:rPr>
                <w:b/>
                <w:bCs/>
                <w:color w:val="000000"/>
                <w:sz w:val="18"/>
                <w:szCs w:val="18"/>
              </w:rPr>
              <w:t>Natural Migration Event</w:t>
            </w:r>
          </w:p>
        </w:tc>
        <w:tc>
          <w:tcPr>
            <w:tcW w:w="6760" w:type="dxa"/>
            <w:shd w:val="clear" w:color="auto" w:fill="F2F2F2"/>
            <w:tcMar>
              <w:top w:w="80" w:type="dxa"/>
              <w:left w:w="120" w:type="dxa"/>
              <w:bottom w:w="80" w:type="dxa"/>
              <w:right w:w="120" w:type="dxa"/>
            </w:tcMar>
          </w:tcPr>
          <w:p w14:paraId="1116CB8D" w14:textId="77777777" w:rsidR="00D4439A" w:rsidRDefault="00000000">
            <w:r>
              <w:rPr>
                <w:color w:val="000000"/>
                <w:sz w:val="18"/>
                <w:szCs w:val="18"/>
              </w:rPr>
              <w:t>CoConstruct's abandonment post-acquisition has created a captive cohort of motivated switchers. This is a time-limited, high-intent opportunity with CAC 60–80% lower than cold acquisition.</w:t>
            </w:r>
          </w:p>
        </w:tc>
      </w:tr>
      <w:tr w:rsidR="00D4439A" w14:paraId="351508C0" w14:textId="77777777" w:rsidTr="002A0C43">
        <w:tc>
          <w:tcPr>
            <w:tcW w:w="400" w:type="dxa"/>
            <w:tcMar>
              <w:top w:w="80" w:type="dxa"/>
              <w:left w:w="120" w:type="dxa"/>
              <w:bottom w:w="80" w:type="dxa"/>
              <w:right w:w="120" w:type="dxa"/>
            </w:tcMar>
          </w:tcPr>
          <w:p w14:paraId="2DF91F5C" w14:textId="77777777" w:rsidR="00D4439A" w:rsidRDefault="00000000">
            <w:r>
              <w:rPr>
                <w:color w:val="000000"/>
                <w:sz w:val="18"/>
                <w:szCs w:val="18"/>
              </w:rPr>
              <w:t>4</w:t>
            </w:r>
          </w:p>
        </w:tc>
        <w:tc>
          <w:tcPr>
            <w:tcW w:w="2200" w:type="dxa"/>
            <w:tcMar>
              <w:top w:w="80" w:type="dxa"/>
              <w:left w:w="120" w:type="dxa"/>
              <w:bottom w:w="80" w:type="dxa"/>
              <w:right w:w="120" w:type="dxa"/>
            </w:tcMar>
          </w:tcPr>
          <w:p w14:paraId="4934CC09" w14:textId="77777777" w:rsidR="00D4439A" w:rsidRDefault="00000000">
            <w:r>
              <w:rPr>
                <w:b/>
                <w:bCs/>
                <w:color w:val="000000"/>
                <w:sz w:val="18"/>
                <w:szCs w:val="18"/>
              </w:rPr>
              <w:t>Challenger Validates Thesis</w:t>
            </w:r>
          </w:p>
        </w:tc>
        <w:tc>
          <w:tcPr>
            <w:tcW w:w="6760" w:type="dxa"/>
            <w:tcMar>
              <w:top w:w="80" w:type="dxa"/>
              <w:left w:w="120" w:type="dxa"/>
              <w:bottom w:w="80" w:type="dxa"/>
              <w:right w:w="120" w:type="dxa"/>
            </w:tcMar>
          </w:tcPr>
          <w:p w14:paraId="09845748" w14:textId="73905B39" w:rsidR="00D4439A" w:rsidRDefault="00000000">
            <w:r>
              <w:rPr>
                <w:color w:val="000000"/>
                <w:sz w:val="18"/>
                <w:szCs w:val="18"/>
              </w:rPr>
              <w:t xml:space="preserve">JobTread's explosive growth (#6 on Deloitte Fast 500; 7,500 customers) proves massive pent-up demand. But 7,500 customers </w:t>
            </w:r>
            <w:r w:rsidR="00692431">
              <w:rPr>
                <w:color w:val="000000"/>
                <w:sz w:val="18"/>
                <w:szCs w:val="18"/>
              </w:rPr>
              <w:t>are</w:t>
            </w:r>
            <w:r>
              <w:rPr>
                <w:color w:val="000000"/>
                <w:sz w:val="18"/>
                <w:szCs w:val="18"/>
              </w:rPr>
              <w:t xml:space="preserve"> less than 1% of the available market — still </w:t>
            </w:r>
            <w:r w:rsidR="00975F0E">
              <w:rPr>
                <w:color w:val="000000"/>
                <w:sz w:val="18"/>
                <w:szCs w:val="18"/>
              </w:rPr>
              <w:t>exceedingly early</w:t>
            </w:r>
            <w:r>
              <w:rPr>
                <w:color w:val="000000"/>
                <w:sz w:val="18"/>
                <w:szCs w:val="18"/>
              </w:rPr>
              <w:t>.</w:t>
            </w:r>
          </w:p>
        </w:tc>
      </w:tr>
      <w:tr w:rsidR="00D4439A" w14:paraId="0B8455BC" w14:textId="77777777" w:rsidTr="002A0C43">
        <w:tc>
          <w:tcPr>
            <w:tcW w:w="400" w:type="dxa"/>
            <w:shd w:val="clear" w:color="auto" w:fill="D5E8F0"/>
            <w:tcMar>
              <w:top w:w="80" w:type="dxa"/>
              <w:left w:w="120" w:type="dxa"/>
              <w:bottom w:w="80" w:type="dxa"/>
              <w:right w:w="120" w:type="dxa"/>
            </w:tcMar>
          </w:tcPr>
          <w:p w14:paraId="02FD6BF2" w14:textId="77777777" w:rsidR="00D4439A" w:rsidRDefault="00000000">
            <w:r>
              <w:rPr>
                <w:color w:val="000000"/>
                <w:sz w:val="18"/>
                <w:szCs w:val="18"/>
              </w:rPr>
              <w:t>5</w:t>
            </w:r>
          </w:p>
        </w:tc>
        <w:tc>
          <w:tcPr>
            <w:tcW w:w="2200" w:type="dxa"/>
            <w:shd w:val="clear" w:color="auto" w:fill="D5E8F0"/>
            <w:tcMar>
              <w:top w:w="80" w:type="dxa"/>
              <w:left w:w="120" w:type="dxa"/>
              <w:bottom w:w="80" w:type="dxa"/>
              <w:right w:w="120" w:type="dxa"/>
            </w:tcMar>
          </w:tcPr>
          <w:p w14:paraId="4F22CD3F" w14:textId="77777777" w:rsidR="00D4439A" w:rsidRDefault="00000000">
            <w:r>
              <w:rPr>
                <w:b/>
                <w:bCs/>
                <w:color w:val="000000"/>
                <w:sz w:val="18"/>
                <w:szCs w:val="18"/>
              </w:rPr>
              <w:t>AI &amp; Niche Differentiation Unclaimed</w:t>
            </w:r>
          </w:p>
        </w:tc>
        <w:tc>
          <w:tcPr>
            <w:tcW w:w="6760" w:type="dxa"/>
            <w:shd w:val="clear" w:color="auto" w:fill="D5E8F0"/>
            <w:tcMar>
              <w:top w:w="80" w:type="dxa"/>
              <w:left w:w="120" w:type="dxa"/>
              <w:bottom w:w="80" w:type="dxa"/>
              <w:right w:w="120" w:type="dxa"/>
            </w:tcMar>
          </w:tcPr>
          <w:p w14:paraId="0528DBC9" w14:textId="77777777" w:rsidR="00D4439A" w:rsidRDefault="00000000">
            <w:r>
              <w:rPr>
                <w:color w:val="000000"/>
                <w:sz w:val="18"/>
                <w:szCs w:val="18"/>
              </w:rPr>
              <w:t>No SME-tier tool has seriously invested in AI estimating or purpose-built renovation workflows. BSP's Django architecture enables rapid iteration on vertical depth — a window that closes as incumbents build out roadmaps.</w:t>
            </w:r>
          </w:p>
        </w:tc>
      </w:tr>
    </w:tbl>
    <w:p w14:paraId="6ED9CB1C"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45CE2B3F" w14:textId="77777777">
        <w:tc>
          <w:tcPr>
            <w:tcW w:w="9360" w:type="dxa"/>
            <w:tcBorders>
              <w:top w:val="single" w:sz="1" w:space="0" w:color="2E75B6"/>
              <w:left w:val="single" w:sz="12" w:space="0" w:color="2E75B6"/>
              <w:bottom w:val="single" w:sz="1" w:space="0" w:color="2E75B6"/>
              <w:right w:val="none" w:sz="0" w:space="0" w:color="FFFFFF"/>
            </w:tcBorders>
            <w:shd w:val="clear" w:color="auto" w:fill="D5E8F0"/>
            <w:tcMar>
              <w:top w:w="120" w:type="dxa"/>
              <w:left w:w="200" w:type="dxa"/>
              <w:bottom w:w="120" w:type="dxa"/>
              <w:right w:w="120" w:type="dxa"/>
            </w:tcMar>
          </w:tcPr>
          <w:p w14:paraId="3451EBC1" w14:textId="77777777" w:rsidR="00D4439A" w:rsidRDefault="00000000">
            <w:pPr>
              <w:spacing w:after="80"/>
            </w:pPr>
            <w:r>
              <w:rPr>
                <w:b/>
                <w:bCs/>
                <w:color w:val="1F3864"/>
                <w:sz w:val="22"/>
                <w:szCs w:val="22"/>
              </w:rPr>
              <w:t xml:space="preserve">Bottom Line: </w:t>
            </w:r>
            <w:r>
              <w:t>Own 'renovation management' as a category, build the QB integration correctly, target the CoConstruct migration cohort aggressively, and dominate G2/Capterra reviews. Broad horizontal expansion comes after product-market fit is proven. Speed and precision of targeting are the primary variables BSP can control.</w:t>
            </w:r>
          </w:p>
        </w:tc>
      </w:tr>
    </w:tbl>
    <w:p w14:paraId="115DEB74" w14:textId="77777777" w:rsidR="00D4439A" w:rsidRDefault="00D4439A">
      <w:pPr>
        <w:spacing w:after="80"/>
      </w:pPr>
    </w:p>
    <w:p w14:paraId="5B1E7344" w14:textId="77777777" w:rsidR="00D443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33C550E6"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3A38E566" w14:textId="77777777" w:rsidR="00D4439A" w:rsidRDefault="00000000">
            <w:r>
              <w:rPr>
                <w:b/>
                <w:bCs/>
                <w:color w:val="FFFFFF"/>
                <w:sz w:val="32"/>
                <w:szCs w:val="32"/>
              </w:rPr>
              <w:t>SECTION 1  —  MARKET OVERVIEW</w:t>
            </w:r>
          </w:p>
        </w:tc>
      </w:tr>
    </w:tbl>
    <w:p w14:paraId="33BD4F0A" w14:textId="77777777" w:rsidR="00D4439A" w:rsidRDefault="00D4439A">
      <w:pPr>
        <w:spacing w:after="80"/>
      </w:pPr>
    </w:p>
    <w:p w14:paraId="008DF10D" w14:textId="77777777" w:rsidR="00D4439A" w:rsidRDefault="00000000">
      <w:pPr>
        <w:pStyle w:val="Heading2"/>
      </w:pPr>
      <w:bookmarkStart w:id="2" w:name="_Toc233477284"/>
      <w:r>
        <w:t>1.1  Market Definition</w:t>
      </w:r>
      <w:bookmarkEnd w:id="2"/>
    </w:p>
    <w:p w14:paraId="60653EF6" w14:textId="77777777" w:rsidR="00D4439A" w:rsidRDefault="00000000">
      <w:pPr>
        <w:spacing w:after="120"/>
      </w:pPr>
      <w:r>
        <w:rPr>
          <w:b/>
          <w:bCs/>
          <w:color w:val="17375E"/>
        </w:rPr>
        <w:t>IN SCOPE</w:t>
      </w:r>
    </w:p>
    <w:p w14:paraId="272D48E6" w14:textId="77777777" w:rsidR="00D4439A" w:rsidRDefault="00000000" w:rsidP="002F5703">
      <w:pPr>
        <w:pStyle w:val="ListParagraph"/>
        <w:numPr>
          <w:ilvl w:val="0"/>
          <w:numId w:val="2"/>
        </w:numPr>
        <w:spacing w:after="80"/>
      </w:pPr>
      <w:r>
        <w:t>Cloud/SaaS project management platforms for general contractors, specialty contractors, and remodelers</w:t>
      </w:r>
    </w:p>
    <w:p w14:paraId="0F526338" w14:textId="77777777" w:rsidR="00D4439A" w:rsidRDefault="00000000" w:rsidP="002F5703">
      <w:pPr>
        <w:pStyle w:val="ListParagraph"/>
        <w:numPr>
          <w:ilvl w:val="0"/>
          <w:numId w:val="2"/>
        </w:numPr>
        <w:spacing w:after="80"/>
      </w:pPr>
      <w:r>
        <w:t>Estimating, job costing, scheduling, change orders, client communication tools</w:t>
      </w:r>
    </w:p>
    <w:p w14:paraId="66B50FA4" w14:textId="77777777" w:rsidR="00D4439A" w:rsidRDefault="00000000" w:rsidP="002F5703">
      <w:pPr>
        <w:pStyle w:val="ListParagraph"/>
        <w:numPr>
          <w:ilvl w:val="0"/>
          <w:numId w:val="2"/>
        </w:numPr>
        <w:spacing w:after="80"/>
      </w:pPr>
      <w:r>
        <w:t>Field operations apps (daily logs, time tracking, inspections)</w:t>
      </w:r>
    </w:p>
    <w:p w14:paraId="4B25FE8A" w14:textId="77777777" w:rsidR="00D4439A" w:rsidRDefault="00000000" w:rsidP="002F5703">
      <w:pPr>
        <w:pStyle w:val="ListParagraph"/>
        <w:numPr>
          <w:ilvl w:val="0"/>
          <w:numId w:val="2"/>
        </w:numPr>
        <w:spacing w:after="80"/>
      </w:pPr>
      <w:r>
        <w:t>CRM and lead management purpose-built for construction</w:t>
      </w:r>
    </w:p>
    <w:p w14:paraId="0BA2C68F" w14:textId="77777777" w:rsidR="00D4439A" w:rsidRDefault="00000000" w:rsidP="002F5703">
      <w:pPr>
        <w:pStyle w:val="ListParagraph"/>
        <w:numPr>
          <w:ilvl w:val="0"/>
          <w:numId w:val="2"/>
        </w:numPr>
        <w:spacing w:after="80"/>
      </w:pPr>
      <w:r>
        <w:t>Integrated financial management for construction (invoicing, budgets, progress billing)</w:t>
      </w:r>
    </w:p>
    <w:p w14:paraId="7EA807EE" w14:textId="77777777" w:rsidR="00D4439A" w:rsidRDefault="00D4439A">
      <w:pPr>
        <w:spacing w:after="80"/>
      </w:pPr>
    </w:p>
    <w:p w14:paraId="0F452735" w14:textId="77777777" w:rsidR="00D4439A" w:rsidRDefault="00000000">
      <w:pPr>
        <w:spacing w:after="120"/>
      </w:pPr>
      <w:r>
        <w:rPr>
          <w:b/>
          <w:bCs/>
          <w:color w:val="9C0006"/>
        </w:rPr>
        <w:t>OUT OF SCOPE</w:t>
      </w:r>
    </w:p>
    <w:p w14:paraId="6AFDC589" w14:textId="77777777" w:rsidR="00D4439A" w:rsidRDefault="00000000" w:rsidP="002F5703">
      <w:pPr>
        <w:pStyle w:val="ListParagraph"/>
        <w:numPr>
          <w:ilvl w:val="0"/>
          <w:numId w:val="2"/>
        </w:numPr>
        <w:spacing w:after="80"/>
      </w:pPr>
      <w:r>
        <w:t>BIM/CAD software (Autodesk Revit, ArchiCAD) — design tools, not management platforms</w:t>
      </w:r>
    </w:p>
    <w:p w14:paraId="24901C32" w14:textId="77777777" w:rsidR="00D4439A" w:rsidRDefault="00000000" w:rsidP="002F5703">
      <w:pPr>
        <w:pStyle w:val="ListParagraph"/>
        <w:numPr>
          <w:ilvl w:val="0"/>
          <w:numId w:val="2"/>
        </w:numPr>
        <w:spacing w:after="80"/>
      </w:pPr>
      <w:r>
        <w:t>General-purpose PM tools (Monday.com, Asana, Trello) — horizontal, not vertical</w:t>
      </w:r>
    </w:p>
    <w:p w14:paraId="479674B8" w14:textId="77777777" w:rsidR="00D4439A" w:rsidRDefault="00000000" w:rsidP="002F5703">
      <w:pPr>
        <w:pStyle w:val="ListParagraph"/>
        <w:numPr>
          <w:ilvl w:val="0"/>
          <w:numId w:val="2"/>
        </w:numPr>
        <w:spacing w:after="80"/>
      </w:pPr>
      <w:r>
        <w:t>Pure accounting software (QuickBooks, Sage Intacct) — financial back-office only</w:t>
      </w:r>
    </w:p>
    <w:p w14:paraId="7208866A" w14:textId="77777777" w:rsidR="00D4439A" w:rsidRDefault="00000000" w:rsidP="002F5703">
      <w:pPr>
        <w:pStyle w:val="ListParagraph"/>
        <w:numPr>
          <w:ilvl w:val="0"/>
          <w:numId w:val="2"/>
        </w:numPr>
        <w:spacing w:after="80"/>
      </w:pPr>
      <w:r>
        <w:t>Enterprise ERP (Oracle Construction Cloud, Viewpoint Vista) — target $50M+ revenue firms</w:t>
      </w:r>
    </w:p>
    <w:p w14:paraId="4C198CF7" w14:textId="77777777" w:rsidR="00D4439A" w:rsidRDefault="00000000" w:rsidP="002F5703">
      <w:pPr>
        <w:pStyle w:val="ListParagraph"/>
        <w:numPr>
          <w:ilvl w:val="0"/>
          <w:numId w:val="2"/>
        </w:numPr>
        <w:spacing w:after="80"/>
      </w:pPr>
      <w:r>
        <w:t>Field service management platforms (ServiceTitan, Housecall Pro) — not construction PM</w:t>
      </w:r>
    </w:p>
    <w:p w14:paraId="0B41AE55" w14:textId="77777777" w:rsidR="00D4439A" w:rsidRDefault="00000000" w:rsidP="002F5703">
      <w:pPr>
        <w:pStyle w:val="ListParagraph"/>
        <w:numPr>
          <w:ilvl w:val="0"/>
          <w:numId w:val="2"/>
        </w:numPr>
        <w:spacing w:after="80"/>
      </w:pPr>
      <w:r>
        <w:t>Safety/compliance-only software and equipment management software</w:t>
      </w:r>
    </w:p>
    <w:p w14:paraId="71C9BB1B" w14:textId="77777777" w:rsidR="00D4439A" w:rsidRDefault="00D4439A">
      <w:pPr>
        <w:spacing w:after="80"/>
      </w:pPr>
    </w:p>
    <w:p w14:paraId="631BFEE8" w14:textId="77777777" w:rsidR="00D4439A" w:rsidRDefault="00D4439A">
      <w:pPr>
        <w:pBdr>
          <w:bottom w:val="single" w:sz="4" w:space="1" w:color="2E75B6"/>
        </w:pBdr>
        <w:spacing w:before="160" w:after="160"/>
      </w:pPr>
    </w:p>
    <w:p w14:paraId="440EED1D" w14:textId="77777777" w:rsidR="00D4439A" w:rsidRDefault="00000000">
      <w:pPr>
        <w:pStyle w:val="Heading2"/>
      </w:pPr>
      <w:bookmarkStart w:id="3" w:name="_Toc233477285"/>
      <w:r>
        <w:t>1.2  Market Size</w:t>
      </w:r>
      <w:bookmarkEnd w:id="3"/>
    </w:p>
    <w:p w14:paraId="0BAB3B6B" w14:textId="77777777" w:rsidR="00D4439A" w:rsidRDefault="00000000">
      <w:pPr>
        <w:spacing w:after="120"/>
      </w:pPr>
      <w:r>
        <w:rPr>
          <w:i/>
          <w:iCs/>
          <w:color w:val="595959"/>
          <w:sz w:val="18"/>
          <w:szCs w:val="18"/>
        </w:rPr>
        <w:t>[DATA — sourced from multiple research houses; see Section 8 for confidence ratings]</w:t>
      </w:r>
    </w:p>
    <w:p w14:paraId="43132F18" w14:textId="77777777" w:rsidR="00D4439A" w:rsidRDefault="00D4439A">
      <w:pPr>
        <w:spacing w:after="80"/>
      </w:pPr>
    </w:p>
    <w:p w14:paraId="52028089" w14:textId="77777777" w:rsidR="00D4439A" w:rsidRDefault="00000000">
      <w:pPr>
        <w:pStyle w:val="Heading3"/>
      </w:pPr>
      <w:bookmarkStart w:id="4" w:name="_Toc233477286"/>
      <w:r>
        <w:t>Global Construction Software Market (2025)</w:t>
      </w:r>
      <w:bookmarkEnd w:id="4"/>
    </w:p>
    <w:p w14:paraId="4509F949" w14:textId="77777777" w:rsidR="00D4439A" w:rsidRDefault="00000000">
      <w:pPr>
        <w:spacing w:after="120"/>
      </w:pPr>
      <w:r>
        <w:rPr>
          <w:color w:val="000000"/>
        </w:rPr>
        <w:t>The global construction software market was approximately $4.07 billion in 2025, though estimates range considerably (up to $7.67B when including BIM/ERP overlaps). The report uses ~$5.5–6.0B as a blended estimate for the addressable construction project management software market globally in 2025.</w:t>
      </w:r>
    </w:p>
    <w:p w14:paraId="2AAD467A" w14:textId="77777777" w:rsidR="00D4439A" w:rsidRDefault="00D4439A">
      <w:pPr>
        <w:spacing w:after="80"/>
      </w:pPr>
    </w:p>
    <w:p w14:paraId="547591CF" w14:textId="0C4A82FC" w:rsidR="00D4439A" w:rsidRDefault="00975F0E">
      <w:pPr>
        <w:pStyle w:val="Heading3"/>
      </w:pPr>
      <w:bookmarkStart w:id="5" w:name="_Toc233477287"/>
      <w:r>
        <w:t>Specifically, US Market</w:t>
      </w:r>
      <w:bookmarkEnd w:id="5"/>
    </w:p>
    <w:p w14:paraId="3D6783B9" w14:textId="77777777" w:rsidR="00D4439A" w:rsidRDefault="00000000">
      <w:pPr>
        <w:spacing w:after="120"/>
      </w:pPr>
      <w:r>
        <w:rPr>
          <w:color w:val="000000"/>
        </w:rPr>
        <w:t>The US construction software market was approximately $0.98–1.11 billion in 2024, representing the largest national market globally and approximately 40.2% of the North American market.</w:t>
      </w:r>
    </w:p>
    <w:p w14:paraId="47351BA9" w14:textId="77777777" w:rsidR="00D4439A" w:rsidRDefault="00D4439A">
      <w:pPr>
        <w:spacing w:after="80"/>
      </w:pPr>
    </w:p>
    <w:p w14:paraId="5B72F8DC" w14:textId="77777777" w:rsidR="00D4439A" w:rsidRDefault="00000000">
      <w:pPr>
        <w:pStyle w:val="Heading3"/>
      </w:pPr>
      <w:bookmarkStart w:id="6" w:name="_Toc233477288"/>
      <w:r>
        <w:t>SME / Small Contractor Sub-Segment  [ESTIMATE — Medium confidence]</w:t>
      </w:r>
      <w:bookmarkEnd w:id="6"/>
    </w:p>
    <w:p w14:paraId="64C20149" w14:textId="77777777" w:rsidR="00D4439A" w:rsidRDefault="00000000">
      <w:pPr>
        <w:spacing w:after="120"/>
      </w:pPr>
      <w:r>
        <w:rPr>
          <w:color w:val="000000"/>
        </w:rPr>
        <w:t>Applying the SME segment share (~44.6%): Estimated US SME construction software market of approximately $440–500M ARR in 2025.</w:t>
      </w:r>
    </w:p>
    <w:p w14:paraId="01B846E8" w14:textId="77777777" w:rsidR="00D4439A" w:rsidRDefault="00D4439A">
      <w:pPr>
        <w:spacing w:after="80"/>
      </w:pPr>
    </w:p>
    <w:p w14:paraId="1584EFA7" w14:textId="77777777" w:rsidR="00D4439A" w:rsidRDefault="00000000">
      <w:pPr>
        <w:spacing w:after="120"/>
      </w:pPr>
      <w:r>
        <w:rPr>
          <w:b/>
          <w:bCs/>
          <w:color w:val="000000"/>
        </w:rPr>
        <w:t>TAM vs. SAM Breakdown</w:t>
      </w:r>
    </w:p>
    <w:p w14:paraId="27EA8415"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D4439A" w14:paraId="173CAF61" w14:textId="77777777" w:rsidTr="002A0C43">
        <w:tc>
          <w:tcPr>
            <w:tcW w:w="3500" w:type="dxa"/>
            <w:shd w:val="clear" w:color="auto" w:fill="2E75B6"/>
            <w:tcMar>
              <w:top w:w="80" w:type="dxa"/>
              <w:left w:w="120" w:type="dxa"/>
              <w:bottom w:w="80" w:type="dxa"/>
              <w:right w:w="120" w:type="dxa"/>
            </w:tcMar>
          </w:tcPr>
          <w:p w14:paraId="6AD9DCC3" w14:textId="77777777" w:rsidR="00D4439A" w:rsidRDefault="00000000">
            <w:r>
              <w:rPr>
                <w:b/>
                <w:bCs/>
                <w:color w:val="FFFFFF"/>
                <w:sz w:val="18"/>
                <w:szCs w:val="18"/>
              </w:rPr>
              <w:t>Scope</w:t>
            </w:r>
          </w:p>
        </w:tc>
        <w:tc>
          <w:tcPr>
            <w:tcW w:w="2500" w:type="dxa"/>
            <w:shd w:val="clear" w:color="auto" w:fill="2E75B6"/>
            <w:tcMar>
              <w:top w:w="80" w:type="dxa"/>
              <w:left w:w="120" w:type="dxa"/>
              <w:bottom w:w="80" w:type="dxa"/>
              <w:right w:w="120" w:type="dxa"/>
            </w:tcMar>
          </w:tcPr>
          <w:p w14:paraId="42F71B74" w14:textId="77777777" w:rsidR="00D4439A" w:rsidRDefault="00000000">
            <w:r>
              <w:rPr>
                <w:b/>
                <w:bCs/>
                <w:color w:val="FFFFFF"/>
                <w:sz w:val="18"/>
                <w:szCs w:val="18"/>
              </w:rPr>
              <w:t>Est. Size (US, 2025)</w:t>
            </w:r>
          </w:p>
        </w:tc>
        <w:tc>
          <w:tcPr>
            <w:tcW w:w="3360" w:type="dxa"/>
            <w:shd w:val="clear" w:color="auto" w:fill="2E75B6"/>
            <w:tcMar>
              <w:top w:w="80" w:type="dxa"/>
              <w:left w:w="120" w:type="dxa"/>
              <w:bottom w:w="80" w:type="dxa"/>
              <w:right w:w="120" w:type="dxa"/>
            </w:tcMar>
          </w:tcPr>
          <w:p w14:paraId="1CE4F94D" w14:textId="77777777" w:rsidR="00D4439A" w:rsidRDefault="00000000">
            <w:r>
              <w:rPr>
                <w:b/>
                <w:bCs/>
                <w:color w:val="FFFFFF"/>
                <w:sz w:val="18"/>
                <w:szCs w:val="18"/>
              </w:rPr>
              <w:t>Notes</w:t>
            </w:r>
          </w:p>
        </w:tc>
      </w:tr>
      <w:tr w:rsidR="00D4439A" w14:paraId="44CBC575" w14:textId="77777777" w:rsidTr="002A0C43">
        <w:tc>
          <w:tcPr>
            <w:tcW w:w="3500" w:type="dxa"/>
            <w:tcMar>
              <w:top w:w="80" w:type="dxa"/>
              <w:left w:w="120" w:type="dxa"/>
              <w:bottom w:w="80" w:type="dxa"/>
              <w:right w:w="120" w:type="dxa"/>
            </w:tcMar>
          </w:tcPr>
          <w:p w14:paraId="0E20DCC1" w14:textId="77777777" w:rsidR="00D4439A" w:rsidRDefault="00000000">
            <w:r>
              <w:rPr>
                <w:color w:val="000000"/>
                <w:sz w:val="18"/>
                <w:szCs w:val="18"/>
              </w:rPr>
              <w:t>TAM — All US construction software</w:t>
            </w:r>
          </w:p>
        </w:tc>
        <w:tc>
          <w:tcPr>
            <w:tcW w:w="2500" w:type="dxa"/>
            <w:tcMar>
              <w:top w:w="80" w:type="dxa"/>
              <w:left w:w="120" w:type="dxa"/>
              <w:bottom w:w="80" w:type="dxa"/>
              <w:right w:w="120" w:type="dxa"/>
            </w:tcMar>
          </w:tcPr>
          <w:p w14:paraId="1DC19AA7" w14:textId="77777777" w:rsidR="00D4439A" w:rsidRDefault="00000000">
            <w:r>
              <w:rPr>
                <w:color w:val="000000"/>
                <w:sz w:val="18"/>
                <w:szCs w:val="18"/>
              </w:rPr>
              <w:t>~$1.1B</w:t>
            </w:r>
          </w:p>
        </w:tc>
        <w:tc>
          <w:tcPr>
            <w:tcW w:w="3360" w:type="dxa"/>
            <w:tcMar>
              <w:top w:w="80" w:type="dxa"/>
              <w:left w:w="120" w:type="dxa"/>
              <w:bottom w:w="80" w:type="dxa"/>
              <w:right w:w="120" w:type="dxa"/>
            </w:tcMar>
          </w:tcPr>
          <w:p w14:paraId="2756B789" w14:textId="77777777" w:rsidR="00D4439A" w:rsidRDefault="00000000">
            <w:r>
              <w:rPr>
                <w:color w:val="000000"/>
                <w:sz w:val="18"/>
                <w:szCs w:val="18"/>
              </w:rPr>
              <w:t>Per Data Bridge / Precedence Research</w:t>
            </w:r>
          </w:p>
        </w:tc>
      </w:tr>
      <w:tr w:rsidR="00D4439A" w14:paraId="51E23909" w14:textId="77777777" w:rsidTr="002A0C43">
        <w:tc>
          <w:tcPr>
            <w:tcW w:w="3500" w:type="dxa"/>
            <w:shd w:val="clear" w:color="auto" w:fill="F2F2F2"/>
            <w:tcMar>
              <w:top w:w="80" w:type="dxa"/>
              <w:left w:w="120" w:type="dxa"/>
              <w:bottom w:w="80" w:type="dxa"/>
              <w:right w:w="120" w:type="dxa"/>
            </w:tcMar>
          </w:tcPr>
          <w:p w14:paraId="5862E64E" w14:textId="77777777" w:rsidR="00D4439A" w:rsidRDefault="00000000">
            <w:r>
              <w:rPr>
                <w:color w:val="000000"/>
                <w:sz w:val="18"/>
                <w:szCs w:val="18"/>
              </w:rPr>
              <w:t>SAM — SME segment (1–500 employees)</w:t>
            </w:r>
          </w:p>
        </w:tc>
        <w:tc>
          <w:tcPr>
            <w:tcW w:w="2500" w:type="dxa"/>
            <w:shd w:val="clear" w:color="auto" w:fill="F2F2F2"/>
            <w:tcMar>
              <w:top w:w="80" w:type="dxa"/>
              <w:left w:w="120" w:type="dxa"/>
              <w:bottom w:w="80" w:type="dxa"/>
              <w:right w:w="120" w:type="dxa"/>
            </w:tcMar>
          </w:tcPr>
          <w:p w14:paraId="652A1F24" w14:textId="77777777" w:rsidR="00D4439A" w:rsidRDefault="00000000">
            <w:r>
              <w:rPr>
                <w:color w:val="000000"/>
                <w:sz w:val="18"/>
                <w:szCs w:val="18"/>
              </w:rPr>
              <w:t>~$450–500M</w:t>
            </w:r>
          </w:p>
        </w:tc>
        <w:tc>
          <w:tcPr>
            <w:tcW w:w="3360" w:type="dxa"/>
            <w:shd w:val="clear" w:color="auto" w:fill="F2F2F2"/>
            <w:tcMar>
              <w:top w:w="80" w:type="dxa"/>
              <w:left w:w="120" w:type="dxa"/>
              <w:bottom w:w="80" w:type="dxa"/>
              <w:right w:w="120" w:type="dxa"/>
            </w:tcMar>
          </w:tcPr>
          <w:p w14:paraId="1BF99BFF" w14:textId="77777777" w:rsidR="00D4439A" w:rsidRDefault="00000000">
            <w:r>
              <w:rPr>
                <w:color w:val="000000"/>
                <w:sz w:val="18"/>
                <w:szCs w:val="18"/>
              </w:rPr>
              <w:t>~44% of TAM</w:t>
            </w:r>
          </w:p>
        </w:tc>
      </w:tr>
      <w:tr w:rsidR="00D4439A" w14:paraId="627EC301" w14:textId="77777777" w:rsidTr="002A0C43">
        <w:tc>
          <w:tcPr>
            <w:tcW w:w="3500" w:type="dxa"/>
            <w:tcMar>
              <w:top w:w="80" w:type="dxa"/>
              <w:left w:w="120" w:type="dxa"/>
              <w:bottom w:w="80" w:type="dxa"/>
              <w:right w:w="120" w:type="dxa"/>
            </w:tcMar>
          </w:tcPr>
          <w:p w14:paraId="6EB2FF55" w14:textId="77777777" w:rsidR="00D4439A" w:rsidRDefault="00000000">
            <w:r>
              <w:rPr>
                <w:color w:val="000000"/>
                <w:sz w:val="18"/>
                <w:szCs w:val="18"/>
              </w:rPr>
              <w:t>SOM — Small contractors (1–50 employees)</w:t>
            </w:r>
          </w:p>
        </w:tc>
        <w:tc>
          <w:tcPr>
            <w:tcW w:w="2500" w:type="dxa"/>
            <w:tcMar>
              <w:top w:w="80" w:type="dxa"/>
              <w:left w:w="120" w:type="dxa"/>
              <w:bottom w:w="80" w:type="dxa"/>
              <w:right w:w="120" w:type="dxa"/>
            </w:tcMar>
          </w:tcPr>
          <w:p w14:paraId="63FA63C0" w14:textId="77777777" w:rsidR="00D4439A" w:rsidRDefault="00000000">
            <w:r>
              <w:rPr>
                <w:color w:val="000000"/>
                <w:sz w:val="18"/>
                <w:szCs w:val="18"/>
              </w:rPr>
              <w:t>~$180–250M</w:t>
            </w:r>
          </w:p>
        </w:tc>
        <w:tc>
          <w:tcPr>
            <w:tcW w:w="3360" w:type="dxa"/>
            <w:tcMar>
              <w:top w:w="80" w:type="dxa"/>
              <w:left w:w="120" w:type="dxa"/>
              <w:bottom w:w="80" w:type="dxa"/>
              <w:right w:w="120" w:type="dxa"/>
            </w:tcMar>
          </w:tcPr>
          <w:p w14:paraId="17D1B0F7" w14:textId="77777777" w:rsidR="00D4439A" w:rsidRDefault="00000000">
            <w:r>
              <w:rPr>
                <w:color w:val="000000"/>
                <w:sz w:val="18"/>
                <w:szCs w:val="18"/>
              </w:rPr>
              <w:t>~40–50% of SME segment</w:t>
            </w:r>
          </w:p>
        </w:tc>
      </w:tr>
      <w:tr w:rsidR="00D4439A" w14:paraId="133941DE" w14:textId="77777777" w:rsidTr="002A0C43">
        <w:tc>
          <w:tcPr>
            <w:tcW w:w="3500" w:type="dxa"/>
            <w:shd w:val="clear" w:color="auto" w:fill="D5E8F0"/>
            <w:tcMar>
              <w:top w:w="80" w:type="dxa"/>
              <w:left w:w="120" w:type="dxa"/>
              <w:bottom w:w="80" w:type="dxa"/>
              <w:right w:w="120" w:type="dxa"/>
            </w:tcMar>
          </w:tcPr>
          <w:p w14:paraId="340BDDF2" w14:textId="77777777" w:rsidR="00D4439A" w:rsidRDefault="00000000">
            <w:r>
              <w:rPr>
                <w:b/>
                <w:bCs/>
                <w:color w:val="000000"/>
                <w:sz w:val="18"/>
                <w:szCs w:val="18"/>
              </w:rPr>
              <w:t>Specific renovation / remodel niche</w:t>
            </w:r>
          </w:p>
        </w:tc>
        <w:tc>
          <w:tcPr>
            <w:tcW w:w="2500" w:type="dxa"/>
            <w:shd w:val="clear" w:color="auto" w:fill="D5E8F0"/>
            <w:tcMar>
              <w:top w:w="80" w:type="dxa"/>
              <w:left w:w="120" w:type="dxa"/>
              <w:bottom w:w="80" w:type="dxa"/>
              <w:right w:w="120" w:type="dxa"/>
            </w:tcMar>
          </w:tcPr>
          <w:p w14:paraId="464E6BEC" w14:textId="77777777" w:rsidR="00D4439A" w:rsidRDefault="00000000">
            <w:r>
              <w:rPr>
                <w:b/>
                <w:bCs/>
                <w:color w:val="000000"/>
                <w:sz w:val="18"/>
                <w:szCs w:val="18"/>
              </w:rPr>
              <w:t>~$80–120M</w:t>
            </w:r>
          </w:p>
        </w:tc>
        <w:tc>
          <w:tcPr>
            <w:tcW w:w="3360" w:type="dxa"/>
            <w:shd w:val="clear" w:color="auto" w:fill="D5E8F0"/>
            <w:tcMar>
              <w:top w:w="80" w:type="dxa"/>
              <w:left w:w="120" w:type="dxa"/>
              <w:bottom w:w="80" w:type="dxa"/>
              <w:right w:w="120" w:type="dxa"/>
            </w:tcMar>
          </w:tcPr>
          <w:p w14:paraId="498F22DD" w14:textId="77777777" w:rsidR="00D4439A" w:rsidRDefault="00000000">
            <w:r>
              <w:rPr>
                <w:color w:val="000000"/>
                <w:sz w:val="18"/>
                <w:szCs w:val="18"/>
              </w:rPr>
              <w:t>Estimated 30–40% of SOM — BSP primary TAM</w:t>
            </w:r>
          </w:p>
        </w:tc>
      </w:tr>
    </w:tbl>
    <w:p w14:paraId="16A0A35D" w14:textId="77777777" w:rsidR="00D4439A" w:rsidRDefault="00D4439A">
      <w:pPr>
        <w:spacing w:after="80"/>
      </w:pPr>
    </w:p>
    <w:p w14:paraId="2BA7E5BA" w14:textId="77777777" w:rsidR="00D4439A" w:rsidRDefault="00D4439A">
      <w:pPr>
        <w:pBdr>
          <w:bottom w:val="single" w:sz="4" w:space="1" w:color="2E75B6"/>
        </w:pBdr>
        <w:spacing w:before="160" w:after="160"/>
      </w:pPr>
    </w:p>
    <w:p w14:paraId="6324DA39" w14:textId="77777777" w:rsidR="00D4439A" w:rsidRDefault="00000000">
      <w:pPr>
        <w:pStyle w:val="Heading2"/>
      </w:pPr>
      <w:bookmarkStart w:id="7" w:name="_Toc233477289"/>
      <w:r>
        <w:t>1.3  Historical Growth Rate (5-Year CAGR)</w:t>
      </w:r>
      <w:bookmarkEnd w:id="7"/>
    </w:p>
    <w:p w14:paraId="17D4ABC1" w14:textId="77777777" w:rsidR="00D4439A" w:rsidRDefault="00000000">
      <w:pPr>
        <w:spacing w:after="120"/>
      </w:pPr>
      <w:r>
        <w:rPr>
          <w:i/>
          <w:iCs/>
          <w:color w:val="595959"/>
          <w:sz w:val="18"/>
          <w:szCs w:val="18"/>
        </w:rPr>
        <w:t>[FACT — sourced, High confidence]</w:t>
      </w:r>
    </w:p>
    <w:p w14:paraId="54CDC5EE" w14:textId="77777777" w:rsidR="00D4439A" w:rsidRDefault="00000000">
      <w:pPr>
        <w:spacing w:after="120"/>
      </w:pPr>
      <w:r>
        <w:rPr>
          <w:color w:val="000000"/>
        </w:rPr>
        <w:t>The global construction management software market exceeded $6.3 billion in revenue in 2023, growing at a CAGR of over 9.1% historically. For the US market, backward projection suggests a 5-year CAGR of 8–10% (2019–2024), accelerated by COVID-era digitalization pressure.</w:t>
      </w:r>
    </w:p>
    <w:p w14:paraId="752F2BDA" w14:textId="77777777" w:rsidR="00D4439A" w:rsidRDefault="00D4439A">
      <w:pPr>
        <w:spacing w:after="80"/>
      </w:pPr>
    </w:p>
    <w:p w14:paraId="2DB235B8" w14:textId="77777777" w:rsidR="00D4439A" w:rsidRDefault="00D4439A">
      <w:pPr>
        <w:pBdr>
          <w:bottom w:val="single" w:sz="4" w:space="1" w:color="2E75B6"/>
        </w:pBdr>
        <w:spacing w:before="160" w:after="160"/>
      </w:pPr>
    </w:p>
    <w:p w14:paraId="28C3A07F" w14:textId="77777777" w:rsidR="00D4439A" w:rsidRDefault="00000000">
      <w:pPr>
        <w:pStyle w:val="Heading2"/>
      </w:pPr>
      <w:bookmarkStart w:id="8" w:name="_Toc233477290"/>
      <w:r>
        <w:t>1.4  Projected Growth Rate and Market Size (2025–2030)</w:t>
      </w:r>
      <w:bookmarkEnd w:id="8"/>
    </w:p>
    <w:p w14:paraId="73F0FB01" w14:textId="77777777" w:rsidR="00D4439A" w:rsidRDefault="00000000">
      <w:pPr>
        <w:spacing w:after="120"/>
      </w:pPr>
      <w:r>
        <w:rPr>
          <w:i/>
          <w:iCs/>
          <w:color w:val="595959"/>
          <w:sz w:val="18"/>
          <w:szCs w:val="18"/>
        </w:rPr>
        <w:t>[FACT — High confidence on direction, Medium on magnitude]</w:t>
      </w:r>
    </w:p>
    <w:p w14:paraId="7EDA5184" w14:textId="77777777" w:rsidR="00D4439A" w:rsidRDefault="00000000">
      <w:pPr>
        <w:spacing w:after="120"/>
      </w:pPr>
      <w:r>
        <w:rPr>
          <w:color w:val="000000"/>
        </w:rPr>
        <w:t>The construction management software market is projected to expand from USD 10.62 billion in 2025 to USD 17.81 billion by 2031 (CAGR 8.99%). The US market is projected at ~$2.41 billion by 2034 (CAGR ~9.36%). The SME sub-segment grows faster at 11.06% CAGR, driven by cost-effective cloud/SaaS adoption.</w:t>
      </w:r>
    </w:p>
    <w:p w14:paraId="18763469" w14:textId="77777777" w:rsidR="00D4439A" w:rsidRDefault="00D4439A">
      <w:pPr>
        <w:spacing w:after="80"/>
      </w:pPr>
    </w:p>
    <w:p w14:paraId="09C55293" w14:textId="77777777" w:rsidR="00D4439A" w:rsidRDefault="00000000">
      <w:pPr>
        <w:spacing w:after="120"/>
      </w:pPr>
      <w:r>
        <w:rPr>
          <w:b/>
          <w:bCs/>
          <w:color w:val="000000"/>
        </w:rPr>
        <w:t>Projected US SME Construction Software Market</w:t>
      </w:r>
    </w:p>
    <w:p w14:paraId="71FD8E3E"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D4439A" w14:paraId="0033E469" w14:textId="77777777" w:rsidTr="002A0C43">
        <w:tc>
          <w:tcPr>
            <w:tcW w:w="2000" w:type="dxa"/>
            <w:shd w:val="clear" w:color="auto" w:fill="2E75B6"/>
            <w:tcMar>
              <w:top w:w="80" w:type="dxa"/>
              <w:left w:w="120" w:type="dxa"/>
              <w:bottom w:w="80" w:type="dxa"/>
              <w:right w:w="120" w:type="dxa"/>
            </w:tcMar>
          </w:tcPr>
          <w:p w14:paraId="2746CD3F" w14:textId="77777777" w:rsidR="00D4439A" w:rsidRDefault="00000000">
            <w:r>
              <w:rPr>
                <w:b/>
                <w:bCs/>
                <w:color w:val="FFFFFF"/>
                <w:sz w:val="18"/>
                <w:szCs w:val="18"/>
              </w:rPr>
              <w:t>Year</w:t>
            </w:r>
          </w:p>
        </w:tc>
        <w:tc>
          <w:tcPr>
            <w:tcW w:w="4000" w:type="dxa"/>
            <w:shd w:val="clear" w:color="auto" w:fill="2E75B6"/>
            <w:tcMar>
              <w:top w:w="80" w:type="dxa"/>
              <w:left w:w="120" w:type="dxa"/>
              <w:bottom w:w="80" w:type="dxa"/>
              <w:right w:w="120" w:type="dxa"/>
            </w:tcMar>
          </w:tcPr>
          <w:p w14:paraId="623CB2F1" w14:textId="77777777" w:rsidR="00D4439A" w:rsidRDefault="00000000">
            <w:r>
              <w:rPr>
                <w:b/>
                <w:bCs/>
                <w:color w:val="FFFFFF"/>
                <w:sz w:val="18"/>
                <w:szCs w:val="18"/>
              </w:rPr>
              <w:t>Est. Market Size (US SME)</w:t>
            </w:r>
          </w:p>
        </w:tc>
        <w:tc>
          <w:tcPr>
            <w:tcW w:w="3360" w:type="dxa"/>
            <w:shd w:val="clear" w:color="auto" w:fill="2E75B6"/>
            <w:tcMar>
              <w:top w:w="80" w:type="dxa"/>
              <w:left w:w="120" w:type="dxa"/>
              <w:bottom w:w="80" w:type="dxa"/>
              <w:right w:w="120" w:type="dxa"/>
            </w:tcMar>
          </w:tcPr>
          <w:p w14:paraId="4DA9A536" w14:textId="77777777" w:rsidR="00D4439A" w:rsidRDefault="00000000">
            <w:r>
              <w:rPr>
                <w:b/>
                <w:bCs/>
                <w:color w:val="FFFFFF"/>
                <w:sz w:val="18"/>
                <w:szCs w:val="18"/>
              </w:rPr>
              <w:t>Notes</w:t>
            </w:r>
          </w:p>
        </w:tc>
      </w:tr>
      <w:tr w:rsidR="00D4439A" w14:paraId="5A6B09FB" w14:textId="77777777" w:rsidTr="002A0C43">
        <w:tc>
          <w:tcPr>
            <w:tcW w:w="2000" w:type="dxa"/>
            <w:tcMar>
              <w:top w:w="80" w:type="dxa"/>
              <w:left w:w="120" w:type="dxa"/>
              <w:bottom w:w="80" w:type="dxa"/>
              <w:right w:w="120" w:type="dxa"/>
            </w:tcMar>
          </w:tcPr>
          <w:p w14:paraId="61CE30D0" w14:textId="77777777" w:rsidR="00D4439A" w:rsidRDefault="00000000">
            <w:r>
              <w:rPr>
                <w:color w:val="000000"/>
                <w:sz w:val="18"/>
                <w:szCs w:val="18"/>
              </w:rPr>
              <w:t>2025</w:t>
            </w:r>
          </w:p>
        </w:tc>
        <w:tc>
          <w:tcPr>
            <w:tcW w:w="4000" w:type="dxa"/>
            <w:tcMar>
              <w:top w:w="80" w:type="dxa"/>
              <w:left w:w="120" w:type="dxa"/>
              <w:bottom w:w="80" w:type="dxa"/>
              <w:right w:w="120" w:type="dxa"/>
            </w:tcMar>
          </w:tcPr>
          <w:p w14:paraId="3E337CE5" w14:textId="77777777" w:rsidR="00D4439A" w:rsidRDefault="00000000">
            <w:r>
              <w:rPr>
                <w:color w:val="000000"/>
                <w:sz w:val="18"/>
                <w:szCs w:val="18"/>
              </w:rPr>
              <w:t>~$450–500M</w:t>
            </w:r>
          </w:p>
        </w:tc>
        <w:tc>
          <w:tcPr>
            <w:tcW w:w="3360" w:type="dxa"/>
            <w:tcMar>
              <w:top w:w="80" w:type="dxa"/>
              <w:left w:w="120" w:type="dxa"/>
              <w:bottom w:w="80" w:type="dxa"/>
              <w:right w:w="120" w:type="dxa"/>
            </w:tcMar>
          </w:tcPr>
          <w:p w14:paraId="584B438B" w14:textId="77777777" w:rsidR="00D4439A" w:rsidRDefault="00000000">
            <w:r>
              <w:rPr>
                <w:color w:val="000000"/>
                <w:sz w:val="18"/>
                <w:szCs w:val="18"/>
              </w:rPr>
              <w:t>Baseline</w:t>
            </w:r>
          </w:p>
        </w:tc>
      </w:tr>
      <w:tr w:rsidR="00D4439A" w14:paraId="018D6CCA" w14:textId="77777777" w:rsidTr="002A0C43">
        <w:tc>
          <w:tcPr>
            <w:tcW w:w="2000" w:type="dxa"/>
            <w:shd w:val="clear" w:color="auto" w:fill="F2F2F2"/>
            <w:tcMar>
              <w:top w:w="80" w:type="dxa"/>
              <w:left w:w="120" w:type="dxa"/>
              <w:bottom w:w="80" w:type="dxa"/>
              <w:right w:w="120" w:type="dxa"/>
            </w:tcMar>
          </w:tcPr>
          <w:p w14:paraId="576ABDE5" w14:textId="77777777" w:rsidR="00D4439A" w:rsidRDefault="00000000">
            <w:r>
              <w:rPr>
                <w:color w:val="000000"/>
                <w:sz w:val="18"/>
                <w:szCs w:val="18"/>
              </w:rPr>
              <w:t>2026</w:t>
            </w:r>
          </w:p>
        </w:tc>
        <w:tc>
          <w:tcPr>
            <w:tcW w:w="4000" w:type="dxa"/>
            <w:shd w:val="clear" w:color="auto" w:fill="F2F2F2"/>
            <w:tcMar>
              <w:top w:w="80" w:type="dxa"/>
              <w:left w:w="120" w:type="dxa"/>
              <w:bottom w:w="80" w:type="dxa"/>
              <w:right w:w="120" w:type="dxa"/>
            </w:tcMar>
          </w:tcPr>
          <w:p w14:paraId="3503E09F" w14:textId="77777777" w:rsidR="00D4439A" w:rsidRDefault="00000000">
            <w:r>
              <w:rPr>
                <w:color w:val="000000"/>
                <w:sz w:val="18"/>
                <w:szCs w:val="18"/>
              </w:rPr>
              <w:t>~$500–555M</w:t>
            </w:r>
          </w:p>
        </w:tc>
        <w:tc>
          <w:tcPr>
            <w:tcW w:w="3360" w:type="dxa"/>
            <w:shd w:val="clear" w:color="auto" w:fill="F2F2F2"/>
            <w:tcMar>
              <w:top w:w="80" w:type="dxa"/>
              <w:left w:w="120" w:type="dxa"/>
              <w:bottom w:w="80" w:type="dxa"/>
              <w:right w:w="120" w:type="dxa"/>
            </w:tcMar>
          </w:tcPr>
          <w:p w14:paraId="70CCF2D9" w14:textId="77777777" w:rsidR="00D4439A" w:rsidRDefault="00000000">
            <w:r>
              <w:rPr>
                <w:color w:val="000000"/>
                <w:sz w:val="18"/>
                <w:szCs w:val="18"/>
              </w:rPr>
              <w:t>+11% SME CAGR</w:t>
            </w:r>
          </w:p>
        </w:tc>
      </w:tr>
      <w:tr w:rsidR="00D4439A" w14:paraId="4844E354" w14:textId="77777777" w:rsidTr="002A0C43">
        <w:tc>
          <w:tcPr>
            <w:tcW w:w="2000" w:type="dxa"/>
            <w:tcMar>
              <w:top w:w="80" w:type="dxa"/>
              <w:left w:w="120" w:type="dxa"/>
              <w:bottom w:w="80" w:type="dxa"/>
              <w:right w:w="120" w:type="dxa"/>
            </w:tcMar>
          </w:tcPr>
          <w:p w14:paraId="299341E6" w14:textId="77777777" w:rsidR="00D4439A" w:rsidRDefault="00000000">
            <w:r>
              <w:rPr>
                <w:color w:val="000000"/>
                <w:sz w:val="18"/>
                <w:szCs w:val="18"/>
              </w:rPr>
              <w:t>2027</w:t>
            </w:r>
          </w:p>
        </w:tc>
        <w:tc>
          <w:tcPr>
            <w:tcW w:w="4000" w:type="dxa"/>
            <w:tcMar>
              <w:top w:w="80" w:type="dxa"/>
              <w:left w:w="120" w:type="dxa"/>
              <w:bottom w:w="80" w:type="dxa"/>
              <w:right w:w="120" w:type="dxa"/>
            </w:tcMar>
          </w:tcPr>
          <w:p w14:paraId="1153D718" w14:textId="77777777" w:rsidR="00D4439A" w:rsidRDefault="00000000">
            <w:r>
              <w:rPr>
                <w:color w:val="000000"/>
                <w:sz w:val="18"/>
                <w:szCs w:val="18"/>
              </w:rPr>
              <w:t>~$555–615M</w:t>
            </w:r>
          </w:p>
        </w:tc>
        <w:tc>
          <w:tcPr>
            <w:tcW w:w="3360" w:type="dxa"/>
            <w:tcMar>
              <w:top w:w="80" w:type="dxa"/>
              <w:left w:w="120" w:type="dxa"/>
              <w:bottom w:w="80" w:type="dxa"/>
              <w:right w:w="120" w:type="dxa"/>
            </w:tcMar>
          </w:tcPr>
          <w:p w14:paraId="586F7E15" w14:textId="77777777" w:rsidR="00D4439A" w:rsidRDefault="00000000">
            <w:r>
              <w:rPr>
                <w:color w:val="000000"/>
                <w:sz w:val="18"/>
                <w:szCs w:val="18"/>
              </w:rPr>
              <w:t>+11%</w:t>
            </w:r>
          </w:p>
        </w:tc>
      </w:tr>
      <w:tr w:rsidR="00D4439A" w14:paraId="06A5E61D" w14:textId="77777777" w:rsidTr="002A0C43">
        <w:tc>
          <w:tcPr>
            <w:tcW w:w="2000" w:type="dxa"/>
            <w:shd w:val="clear" w:color="auto" w:fill="F2F2F2"/>
            <w:tcMar>
              <w:top w:w="80" w:type="dxa"/>
              <w:left w:w="120" w:type="dxa"/>
              <w:bottom w:w="80" w:type="dxa"/>
              <w:right w:w="120" w:type="dxa"/>
            </w:tcMar>
          </w:tcPr>
          <w:p w14:paraId="15D1DAB2" w14:textId="77777777" w:rsidR="00D4439A" w:rsidRDefault="00000000">
            <w:r>
              <w:rPr>
                <w:color w:val="000000"/>
                <w:sz w:val="18"/>
                <w:szCs w:val="18"/>
              </w:rPr>
              <w:t>2028</w:t>
            </w:r>
          </w:p>
        </w:tc>
        <w:tc>
          <w:tcPr>
            <w:tcW w:w="4000" w:type="dxa"/>
            <w:shd w:val="clear" w:color="auto" w:fill="F2F2F2"/>
            <w:tcMar>
              <w:top w:w="80" w:type="dxa"/>
              <w:left w:w="120" w:type="dxa"/>
              <w:bottom w:w="80" w:type="dxa"/>
              <w:right w:w="120" w:type="dxa"/>
            </w:tcMar>
          </w:tcPr>
          <w:p w14:paraId="2EBF9596" w14:textId="77777777" w:rsidR="00D4439A" w:rsidRDefault="00000000">
            <w:r>
              <w:rPr>
                <w:color w:val="000000"/>
                <w:sz w:val="18"/>
                <w:szCs w:val="18"/>
              </w:rPr>
              <w:t>~$615–680M</w:t>
            </w:r>
          </w:p>
        </w:tc>
        <w:tc>
          <w:tcPr>
            <w:tcW w:w="3360" w:type="dxa"/>
            <w:shd w:val="clear" w:color="auto" w:fill="F2F2F2"/>
            <w:tcMar>
              <w:top w:w="80" w:type="dxa"/>
              <w:left w:w="120" w:type="dxa"/>
              <w:bottom w:w="80" w:type="dxa"/>
              <w:right w:w="120" w:type="dxa"/>
            </w:tcMar>
          </w:tcPr>
          <w:p w14:paraId="06DA7ACE" w14:textId="77777777" w:rsidR="00D4439A" w:rsidRDefault="00000000">
            <w:r>
              <w:rPr>
                <w:color w:val="000000"/>
                <w:sz w:val="18"/>
                <w:szCs w:val="18"/>
              </w:rPr>
              <w:t>+11%</w:t>
            </w:r>
          </w:p>
        </w:tc>
      </w:tr>
      <w:tr w:rsidR="00D4439A" w14:paraId="1DB414DE" w14:textId="77777777" w:rsidTr="002A0C43">
        <w:tc>
          <w:tcPr>
            <w:tcW w:w="2000" w:type="dxa"/>
            <w:tcMar>
              <w:top w:w="80" w:type="dxa"/>
              <w:left w:w="120" w:type="dxa"/>
              <w:bottom w:w="80" w:type="dxa"/>
              <w:right w:w="120" w:type="dxa"/>
            </w:tcMar>
          </w:tcPr>
          <w:p w14:paraId="25799FA2" w14:textId="77777777" w:rsidR="00D4439A" w:rsidRDefault="00000000">
            <w:r>
              <w:rPr>
                <w:color w:val="000000"/>
                <w:sz w:val="18"/>
                <w:szCs w:val="18"/>
              </w:rPr>
              <w:t>2029</w:t>
            </w:r>
          </w:p>
        </w:tc>
        <w:tc>
          <w:tcPr>
            <w:tcW w:w="4000" w:type="dxa"/>
            <w:tcMar>
              <w:top w:w="80" w:type="dxa"/>
              <w:left w:w="120" w:type="dxa"/>
              <w:bottom w:w="80" w:type="dxa"/>
              <w:right w:w="120" w:type="dxa"/>
            </w:tcMar>
          </w:tcPr>
          <w:p w14:paraId="45EDCD10" w14:textId="77777777" w:rsidR="00D4439A" w:rsidRDefault="00000000">
            <w:r>
              <w:rPr>
                <w:color w:val="000000"/>
                <w:sz w:val="18"/>
                <w:szCs w:val="18"/>
              </w:rPr>
              <w:t>~$680–755M</w:t>
            </w:r>
          </w:p>
        </w:tc>
        <w:tc>
          <w:tcPr>
            <w:tcW w:w="3360" w:type="dxa"/>
            <w:tcMar>
              <w:top w:w="80" w:type="dxa"/>
              <w:left w:w="120" w:type="dxa"/>
              <w:bottom w:w="80" w:type="dxa"/>
              <w:right w:w="120" w:type="dxa"/>
            </w:tcMar>
          </w:tcPr>
          <w:p w14:paraId="4EE0B607" w14:textId="77777777" w:rsidR="00D4439A" w:rsidRDefault="00000000">
            <w:r>
              <w:rPr>
                <w:color w:val="000000"/>
                <w:sz w:val="18"/>
                <w:szCs w:val="18"/>
              </w:rPr>
              <w:t>+11%</w:t>
            </w:r>
          </w:p>
        </w:tc>
      </w:tr>
      <w:tr w:rsidR="00D4439A" w14:paraId="6D8865E2" w14:textId="77777777" w:rsidTr="002A0C43">
        <w:tc>
          <w:tcPr>
            <w:tcW w:w="2000" w:type="dxa"/>
            <w:shd w:val="clear" w:color="auto" w:fill="D5E8F0"/>
            <w:tcMar>
              <w:top w:w="80" w:type="dxa"/>
              <w:left w:w="120" w:type="dxa"/>
              <w:bottom w:w="80" w:type="dxa"/>
              <w:right w:w="120" w:type="dxa"/>
            </w:tcMar>
          </w:tcPr>
          <w:p w14:paraId="209158D3" w14:textId="77777777" w:rsidR="00D4439A" w:rsidRDefault="00000000">
            <w:r>
              <w:rPr>
                <w:b/>
                <w:bCs/>
                <w:color w:val="000000"/>
                <w:sz w:val="18"/>
                <w:szCs w:val="18"/>
              </w:rPr>
              <w:t>2030</w:t>
            </w:r>
          </w:p>
        </w:tc>
        <w:tc>
          <w:tcPr>
            <w:tcW w:w="4000" w:type="dxa"/>
            <w:shd w:val="clear" w:color="auto" w:fill="D5E8F0"/>
            <w:tcMar>
              <w:top w:w="80" w:type="dxa"/>
              <w:left w:w="120" w:type="dxa"/>
              <w:bottom w:w="80" w:type="dxa"/>
              <w:right w:w="120" w:type="dxa"/>
            </w:tcMar>
          </w:tcPr>
          <w:p w14:paraId="030957C5" w14:textId="77777777" w:rsidR="00D4439A" w:rsidRDefault="00000000">
            <w:r>
              <w:rPr>
                <w:b/>
                <w:bCs/>
                <w:color w:val="000000"/>
                <w:sz w:val="18"/>
                <w:szCs w:val="18"/>
              </w:rPr>
              <w:t>~$755–840M</w:t>
            </w:r>
          </w:p>
        </w:tc>
        <w:tc>
          <w:tcPr>
            <w:tcW w:w="3360" w:type="dxa"/>
            <w:shd w:val="clear" w:color="auto" w:fill="D5E8F0"/>
            <w:tcMar>
              <w:top w:w="80" w:type="dxa"/>
              <w:left w:w="120" w:type="dxa"/>
              <w:bottom w:w="80" w:type="dxa"/>
              <w:right w:w="120" w:type="dxa"/>
            </w:tcMar>
          </w:tcPr>
          <w:p w14:paraId="1878CE20" w14:textId="77777777" w:rsidR="00D4439A" w:rsidRDefault="00000000">
            <w:r>
              <w:rPr>
                <w:color w:val="000000"/>
                <w:sz w:val="18"/>
                <w:szCs w:val="18"/>
              </w:rPr>
              <w:t>5-yr cumulative +$300–340M incremental</w:t>
            </w:r>
          </w:p>
        </w:tc>
      </w:tr>
    </w:tbl>
    <w:p w14:paraId="24B99227" w14:textId="77777777" w:rsidR="00D4439A" w:rsidRDefault="00D4439A">
      <w:pPr>
        <w:spacing w:after="80"/>
      </w:pPr>
    </w:p>
    <w:p w14:paraId="7E28B02A" w14:textId="77777777" w:rsidR="00D4439A" w:rsidRDefault="00D4439A">
      <w:pPr>
        <w:pBdr>
          <w:bottom w:val="single" w:sz="4" w:space="1" w:color="2E75B6"/>
        </w:pBdr>
        <w:spacing w:before="160" w:after="160"/>
      </w:pPr>
    </w:p>
    <w:p w14:paraId="79FB3ED4" w14:textId="77777777" w:rsidR="00D4439A" w:rsidRDefault="00000000">
      <w:pPr>
        <w:pStyle w:val="Heading2"/>
      </w:pPr>
      <w:bookmarkStart w:id="9" w:name="_Toc233477291"/>
      <w:r>
        <w:t>1.5  Market Lifecycle Stage</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2466F7AE" w14:textId="77777777">
        <w:tc>
          <w:tcPr>
            <w:tcW w:w="9360" w:type="dxa"/>
            <w:tcBorders>
              <w:top w:val="single" w:sz="1" w:space="0" w:color="2E75B6"/>
              <w:left w:val="single" w:sz="12" w:space="0" w:color="2E75B6"/>
              <w:bottom w:val="single" w:sz="1" w:space="0" w:color="2E75B6"/>
              <w:right w:val="none" w:sz="0" w:space="0" w:color="FFFFFF"/>
            </w:tcBorders>
            <w:shd w:val="clear" w:color="auto" w:fill="D5E8F0"/>
            <w:tcMar>
              <w:top w:w="120" w:type="dxa"/>
              <w:left w:w="200" w:type="dxa"/>
              <w:bottom w:w="120" w:type="dxa"/>
              <w:right w:w="120" w:type="dxa"/>
            </w:tcMar>
          </w:tcPr>
          <w:p w14:paraId="36A649B8" w14:textId="77777777" w:rsidR="00D4439A" w:rsidRDefault="00000000">
            <w:r>
              <w:rPr>
                <w:b/>
                <w:bCs/>
                <w:color w:val="1F3864"/>
                <w:sz w:val="22"/>
                <w:szCs w:val="22"/>
              </w:rPr>
              <w:t xml:space="preserve">Assessment: </w:t>
            </w:r>
            <w:r>
              <w:rPr>
                <w:b/>
                <w:bCs/>
                <w:color w:val="2E75B6"/>
                <w:sz w:val="22"/>
                <w:szCs w:val="22"/>
              </w:rPr>
              <w:t>GROWING — transitioning from Early Growth toward Mid-Growth</w:t>
            </w:r>
          </w:p>
        </w:tc>
      </w:tr>
    </w:tbl>
    <w:p w14:paraId="1D388DE7" w14:textId="77777777" w:rsidR="00D4439A" w:rsidRDefault="00D4439A">
      <w:pPr>
        <w:spacing w:after="80"/>
      </w:pPr>
    </w:p>
    <w:p w14:paraId="1DA89988" w14:textId="77777777" w:rsidR="00D4439A" w:rsidRDefault="00000000">
      <w:pPr>
        <w:spacing w:after="120"/>
      </w:pPr>
      <w:r>
        <w:rPr>
          <w:b/>
          <w:bCs/>
          <w:color w:val="000000"/>
        </w:rPr>
        <w:t>Rationale:</w:t>
      </w:r>
    </w:p>
    <w:p w14:paraId="6816BC3D" w14:textId="09CF810C" w:rsidR="00D4439A" w:rsidRDefault="00000000" w:rsidP="002F5703">
      <w:pPr>
        <w:pStyle w:val="ListParagraph"/>
        <w:numPr>
          <w:ilvl w:val="0"/>
          <w:numId w:val="2"/>
        </w:numPr>
        <w:spacing w:after="80"/>
      </w:pPr>
      <w:r>
        <w:t xml:space="preserve">Large enterprise segment (Procore, Oracle, Autodesk) </w:t>
      </w:r>
      <w:r w:rsidR="00692431">
        <w:t>are</w:t>
      </w:r>
      <w:r>
        <w:t xml:space="preserve"> entering late growth / early maturity with consolidation underway</w:t>
      </w:r>
    </w:p>
    <w:p w14:paraId="4B405517" w14:textId="77777777" w:rsidR="00D4439A" w:rsidRDefault="00000000" w:rsidP="002F5703">
      <w:pPr>
        <w:pStyle w:val="ListParagraph"/>
        <w:numPr>
          <w:ilvl w:val="0"/>
          <w:numId w:val="2"/>
        </w:numPr>
        <w:spacing w:after="80"/>
      </w:pPr>
      <w:r>
        <w:t>SME/small contractor segment is still in early-to-mid growth: low penetration, high churn, many green-field opportunities</w:t>
      </w:r>
    </w:p>
    <w:p w14:paraId="7E0D2087" w14:textId="77777777" w:rsidR="00D4439A" w:rsidRDefault="00000000" w:rsidP="002F5703">
      <w:pPr>
        <w:pStyle w:val="ListParagraph"/>
        <w:numPr>
          <w:ilvl w:val="0"/>
          <w:numId w:val="2"/>
        </w:numPr>
        <w:spacing w:after="80"/>
      </w:pPr>
      <w:r>
        <w:t>AI integration represents a new S-curve being layered on top of an existing market</w:t>
      </w:r>
    </w:p>
    <w:p w14:paraId="58A5DEB1" w14:textId="77777777" w:rsidR="00D4439A" w:rsidRDefault="00D4439A">
      <w:pPr>
        <w:spacing w:after="80"/>
      </w:pPr>
    </w:p>
    <w:p w14:paraId="6E5D0BAF" w14:textId="77777777" w:rsidR="00D4439A" w:rsidRDefault="00000000">
      <w:pPr>
        <w:spacing w:after="120"/>
      </w:pPr>
      <w:r>
        <w:rPr>
          <w:i/>
          <w:iCs/>
          <w:color w:val="595959"/>
        </w:rPr>
        <w:t>[OPINION] The SME segment more closely resembles a 2015-era SaaS vertical than a 2025 mature market. Many small contractors still rely on spreadsheets, email, and QuickBooks alone.</w:t>
      </w:r>
    </w:p>
    <w:p w14:paraId="02961B2F" w14:textId="77777777" w:rsidR="00D4439A" w:rsidRDefault="00D4439A">
      <w:pPr>
        <w:spacing w:after="80"/>
      </w:pPr>
    </w:p>
    <w:p w14:paraId="539D8F0C" w14:textId="77777777" w:rsidR="00D443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48BD2666"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5E85A94F" w14:textId="77777777" w:rsidR="00D4439A" w:rsidRDefault="00000000">
            <w:r>
              <w:rPr>
                <w:b/>
                <w:bCs/>
                <w:color w:val="FFFFFF"/>
                <w:sz w:val="32"/>
                <w:szCs w:val="32"/>
              </w:rPr>
              <w:t>SECTION 2  —  MARKET STRUCTURE</w:t>
            </w:r>
          </w:p>
        </w:tc>
      </w:tr>
    </w:tbl>
    <w:p w14:paraId="1B76E3B5" w14:textId="77777777" w:rsidR="00D4439A" w:rsidRDefault="00D4439A">
      <w:pPr>
        <w:spacing w:after="80"/>
      </w:pPr>
    </w:p>
    <w:p w14:paraId="3B0A69A0" w14:textId="77777777" w:rsidR="00D4439A" w:rsidRDefault="00000000">
      <w:pPr>
        <w:pStyle w:val="Heading2"/>
      </w:pPr>
      <w:bookmarkStart w:id="10" w:name="_Toc233477292"/>
      <w:r>
        <w:t>2.1  Industry Value Chain</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D4439A" w14:paraId="5FE70BB6" w14:textId="77777777" w:rsidTr="002A0C43">
        <w:tc>
          <w:tcPr>
            <w:tcW w:w="1800" w:type="dxa"/>
            <w:shd w:val="clear" w:color="auto" w:fill="2E75B6"/>
            <w:tcMar>
              <w:top w:w="80" w:type="dxa"/>
              <w:left w:w="120" w:type="dxa"/>
              <w:bottom w:w="80" w:type="dxa"/>
              <w:right w:w="120" w:type="dxa"/>
            </w:tcMar>
          </w:tcPr>
          <w:p w14:paraId="1982F4EC" w14:textId="77777777" w:rsidR="00D4439A" w:rsidRDefault="00000000">
            <w:r>
              <w:rPr>
                <w:b/>
                <w:bCs/>
                <w:color w:val="FFFFFF"/>
                <w:sz w:val="18"/>
                <w:szCs w:val="18"/>
              </w:rPr>
              <w:t>Layer</w:t>
            </w:r>
          </w:p>
        </w:tc>
        <w:tc>
          <w:tcPr>
            <w:tcW w:w="7560" w:type="dxa"/>
            <w:shd w:val="clear" w:color="auto" w:fill="2E75B6"/>
            <w:tcMar>
              <w:top w:w="80" w:type="dxa"/>
              <w:left w:w="120" w:type="dxa"/>
              <w:bottom w:w="80" w:type="dxa"/>
              <w:right w:w="120" w:type="dxa"/>
            </w:tcMar>
          </w:tcPr>
          <w:p w14:paraId="4FFAB463" w14:textId="77777777" w:rsidR="00D4439A" w:rsidRDefault="00000000">
            <w:r>
              <w:rPr>
                <w:b/>
                <w:bCs/>
                <w:color w:val="FFFFFF"/>
                <w:sz w:val="18"/>
                <w:szCs w:val="18"/>
              </w:rPr>
              <w:t>Description</w:t>
            </w:r>
          </w:p>
        </w:tc>
      </w:tr>
      <w:tr w:rsidR="00D4439A" w14:paraId="53C1B8B9" w14:textId="77777777" w:rsidTr="002A0C43">
        <w:tc>
          <w:tcPr>
            <w:tcW w:w="1800" w:type="dxa"/>
            <w:shd w:val="clear" w:color="auto" w:fill="F2F2F2"/>
            <w:tcMar>
              <w:top w:w="80" w:type="dxa"/>
              <w:left w:w="120" w:type="dxa"/>
              <w:bottom w:w="80" w:type="dxa"/>
              <w:right w:w="120" w:type="dxa"/>
            </w:tcMar>
          </w:tcPr>
          <w:p w14:paraId="3DB9257A" w14:textId="77777777" w:rsidR="00D4439A" w:rsidRDefault="00000000">
            <w:r>
              <w:rPr>
                <w:b/>
                <w:bCs/>
                <w:color w:val="000000"/>
                <w:sz w:val="18"/>
                <w:szCs w:val="18"/>
              </w:rPr>
              <w:t>UPSTREAM</w:t>
            </w:r>
          </w:p>
        </w:tc>
        <w:tc>
          <w:tcPr>
            <w:tcW w:w="7560" w:type="dxa"/>
            <w:shd w:val="clear" w:color="auto" w:fill="F2F2F2"/>
            <w:tcMar>
              <w:top w:w="80" w:type="dxa"/>
              <w:left w:w="120" w:type="dxa"/>
              <w:bottom w:w="80" w:type="dxa"/>
              <w:right w:w="120" w:type="dxa"/>
            </w:tcMar>
          </w:tcPr>
          <w:p w14:paraId="02DF836E" w14:textId="77777777" w:rsidR="00D4439A" w:rsidRDefault="00000000">
            <w:r>
              <w:rPr>
                <w:color w:val="000000"/>
                <w:sz w:val="18"/>
                <w:szCs w:val="18"/>
              </w:rPr>
              <w:t>Software development, UX/UI design, cloud infrastructure (AWS/Azure/GCP)</w:t>
            </w:r>
          </w:p>
        </w:tc>
      </w:tr>
      <w:tr w:rsidR="00D4439A" w14:paraId="5232BEFA" w14:textId="77777777" w:rsidTr="002A0C43">
        <w:tc>
          <w:tcPr>
            <w:tcW w:w="1800" w:type="dxa"/>
            <w:tcMar>
              <w:top w:w="80" w:type="dxa"/>
              <w:left w:w="120" w:type="dxa"/>
              <w:bottom w:w="80" w:type="dxa"/>
              <w:right w:w="120" w:type="dxa"/>
            </w:tcMar>
          </w:tcPr>
          <w:p w14:paraId="49D88007" w14:textId="77777777" w:rsidR="00D4439A" w:rsidRDefault="00000000">
            <w:r>
              <w:rPr>
                <w:b/>
                <w:bCs/>
                <w:color w:val="000000"/>
                <w:sz w:val="18"/>
                <w:szCs w:val="18"/>
              </w:rPr>
              <w:t>PRODUCT LAYER</w:t>
            </w:r>
          </w:p>
        </w:tc>
        <w:tc>
          <w:tcPr>
            <w:tcW w:w="7560" w:type="dxa"/>
            <w:tcMar>
              <w:top w:w="80" w:type="dxa"/>
              <w:left w:w="120" w:type="dxa"/>
              <w:bottom w:w="80" w:type="dxa"/>
              <w:right w:w="120" w:type="dxa"/>
            </w:tcMar>
          </w:tcPr>
          <w:p w14:paraId="11B46FD3" w14:textId="77777777" w:rsidR="00D4439A" w:rsidRDefault="00000000">
            <w:r>
              <w:rPr>
                <w:color w:val="000000"/>
                <w:sz w:val="18"/>
                <w:szCs w:val="18"/>
              </w:rPr>
              <w:t>Platform vendors (Procore, Buildertrend, JobTread) develop SaaS platforms. Marketplace/Integration Partners: QuickBooks, DocuSign, Stripe, EagleView, Xero.</w:t>
            </w:r>
          </w:p>
        </w:tc>
      </w:tr>
      <w:tr w:rsidR="00D4439A" w14:paraId="1A37535A" w14:textId="77777777" w:rsidTr="002A0C43">
        <w:tc>
          <w:tcPr>
            <w:tcW w:w="1800" w:type="dxa"/>
            <w:shd w:val="clear" w:color="auto" w:fill="F2F2F2"/>
            <w:tcMar>
              <w:top w:w="80" w:type="dxa"/>
              <w:left w:w="120" w:type="dxa"/>
              <w:bottom w:w="80" w:type="dxa"/>
              <w:right w:w="120" w:type="dxa"/>
            </w:tcMar>
          </w:tcPr>
          <w:p w14:paraId="7FD5680A" w14:textId="77777777" w:rsidR="00D4439A" w:rsidRDefault="00000000">
            <w:r>
              <w:rPr>
                <w:b/>
                <w:bCs/>
                <w:color w:val="000000"/>
                <w:sz w:val="18"/>
                <w:szCs w:val="18"/>
              </w:rPr>
              <w:t>DISTRIBUTION</w:t>
            </w:r>
          </w:p>
        </w:tc>
        <w:tc>
          <w:tcPr>
            <w:tcW w:w="7560" w:type="dxa"/>
            <w:shd w:val="clear" w:color="auto" w:fill="F2F2F2"/>
            <w:tcMar>
              <w:top w:w="80" w:type="dxa"/>
              <w:left w:w="120" w:type="dxa"/>
              <w:bottom w:w="80" w:type="dxa"/>
              <w:right w:w="120" w:type="dxa"/>
            </w:tcMar>
          </w:tcPr>
          <w:p w14:paraId="39054510" w14:textId="77777777" w:rsidR="00D4439A" w:rsidRDefault="00000000">
            <w:r>
              <w:rPr>
                <w:color w:val="000000"/>
                <w:sz w:val="18"/>
                <w:szCs w:val="18"/>
              </w:rPr>
              <w:t>Direct Sales → Large commercial. Inside Sales + Trial → Mid-market. Self-Serve/Freemium → Small contractors. Review Aggregators (G2, Capterra, Software Advice) → Dominant SME customer acquisition channels.</w:t>
            </w:r>
          </w:p>
        </w:tc>
      </w:tr>
      <w:tr w:rsidR="00D4439A" w14:paraId="54A48E29" w14:textId="77777777" w:rsidTr="002A0C43">
        <w:tc>
          <w:tcPr>
            <w:tcW w:w="1800" w:type="dxa"/>
            <w:shd w:val="clear" w:color="auto" w:fill="D5E8F0"/>
            <w:tcMar>
              <w:top w:w="80" w:type="dxa"/>
              <w:left w:w="120" w:type="dxa"/>
              <w:bottom w:w="80" w:type="dxa"/>
              <w:right w:w="120" w:type="dxa"/>
            </w:tcMar>
          </w:tcPr>
          <w:p w14:paraId="578563AF" w14:textId="77777777" w:rsidR="00D4439A" w:rsidRDefault="00000000">
            <w:r>
              <w:rPr>
                <w:b/>
                <w:bCs/>
                <w:color w:val="000000"/>
                <w:sz w:val="18"/>
                <w:szCs w:val="18"/>
              </w:rPr>
              <w:t>END CUSTOMER</w:t>
            </w:r>
          </w:p>
        </w:tc>
        <w:tc>
          <w:tcPr>
            <w:tcW w:w="7560" w:type="dxa"/>
            <w:shd w:val="clear" w:color="auto" w:fill="D5E8F0"/>
            <w:tcMar>
              <w:top w:w="80" w:type="dxa"/>
              <w:left w:w="120" w:type="dxa"/>
              <w:bottom w:w="80" w:type="dxa"/>
              <w:right w:w="120" w:type="dxa"/>
            </w:tcMar>
          </w:tcPr>
          <w:p w14:paraId="334E0F0F" w14:textId="399A04C1" w:rsidR="00D4439A" w:rsidRDefault="00000000">
            <w:r>
              <w:rPr>
                <w:color w:val="000000"/>
                <w:sz w:val="18"/>
                <w:szCs w:val="18"/>
              </w:rPr>
              <w:t xml:space="preserve">Tier 1: ENR </w:t>
            </w:r>
            <w:r w:rsidR="00692431">
              <w:rPr>
                <w:color w:val="000000"/>
                <w:sz w:val="18"/>
                <w:szCs w:val="18"/>
              </w:rPr>
              <w:t>Top 400</w:t>
            </w:r>
            <w:r>
              <w:rPr>
                <w:color w:val="000000"/>
                <w:sz w:val="18"/>
                <w:szCs w:val="18"/>
              </w:rPr>
              <w:t xml:space="preserve"> GCs ($50M+ rev) → Procore, Oracle, Trimble Tier 2: Mid-market ($5M–$50M) → Buildertrend, Sage, CMiC Tier 3: Small contractors ($500K–$5M) → JobTread, Contractor Foreman, Projul Tier 4: Solo/micro (&lt;$500K) → Jobber, free tools, spreadsheets</w:t>
            </w:r>
          </w:p>
        </w:tc>
      </w:tr>
    </w:tbl>
    <w:p w14:paraId="47EEA152" w14:textId="77777777" w:rsidR="00D4439A" w:rsidRDefault="00D4439A">
      <w:pPr>
        <w:spacing w:after="80"/>
      </w:pPr>
    </w:p>
    <w:p w14:paraId="28AFAC3E" w14:textId="77777777" w:rsidR="00D4439A" w:rsidRDefault="00D4439A">
      <w:pPr>
        <w:pBdr>
          <w:bottom w:val="single" w:sz="4" w:space="1" w:color="2E75B6"/>
        </w:pBdr>
        <w:spacing w:before="160" w:after="160"/>
      </w:pPr>
    </w:p>
    <w:p w14:paraId="766F9E1D" w14:textId="77777777" w:rsidR="00D4439A" w:rsidRDefault="00000000">
      <w:pPr>
        <w:pStyle w:val="Heading2"/>
      </w:pPr>
      <w:bookmarkStart w:id="11" w:name="_Toc233477293"/>
      <w:r>
        <w:t>2.2  Key Segments and Relative Sizes</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2600"/>
        <w:gridCol w:w="2560"/>
      </w:tblGrid>
      <w:tr w:rsidR="00D4439A" w14:paraId="1CB1DFEA" w14:textId="77777777" w:rsidTr="002A0C43">
        <w:tc>
          <w:tcPr>
            <w:tcW w:w="2800" w:type="dxa"/>
            <w:shd w:val="clear" w:color="auto" w:fill="2E75B6"/>
            <w:tcMar>
              <w:top w:w="80" w:type="dxa"/>
              <w:left w:w="120" w:type="dxa"/>
              <w:bottom w:w="80" w:type="dxa"/>
              <w:right w:w="120" w:type="dxa"/>
            </w:tcMar>
          </w:tcPr>
          <w:p w14:paraId="3311A556" w14:textId="77777777" w:rsidR="00D4439A" w:rsidRDefault="00000000">
            <w:r>
              <w:rPr>
                <w:b/>
                <w:bCs/>
                <w:color w:val="FFFFFF"/>
                <w:sz w:val="18"/>
                <w:szCs w:val="18"/>
              </w:rPr>
              <w:t>Segment</w:t>
            </w:r>
          </w:p>
        </w:tc>
        <w:tc>
          <w:tcPr>
            <w:tcW w:w="1400" w:type="dxa"/>
            <w:shd w:val="clear" w:color="auto" w:fill="2E75B6"/>
            <w:tcMar>
              <w:top w:w="80" w:type="dxa"/>
              <w:left w:w="120" w:type="dxa"/>
              <w:bottom w:w="80" w:type="dxa"/>
              <w:right w:w="120" w:type="dxa"/>
            </w:tcMar>
          </w:tcPr>
          <w:p w14:paraId="4700B62C" w14:textId="77777777" w:rsidR="00D4439A" w:rsidRDefault="00000000">
            <w:r>
              <w:rPr>
                <w:b/>
                <w:bCs/>
                <w:color w:val="FFFFFF"/>
                <w:sz w:val="18"/>
                <w:szCs w:val="18"/>
              </w:rPr>
              <w:t>Est. US Share</w:t>
            </w:r>
          </w:p>
        </w:tc>
        <w:tc>
          <w:tcPr>
            <w:tcW w:w="2600" w:type="dxa"/>
            <w:shd w:val="clear" w:color="auto" w:fill="2E75B6"/>
            <w:tcMar>
              <w:top w:w="80" w:type="dxa"/>
              <w:left w:w="120" w:type="dxa"/>
              <w:bottom w:w="80" w:type="dxa"/>
              <w:right w:w="120" w:type="dxa"/>
            </w:tcMar>
          </w:tcPr>
          <w:p w14:paraId="01599F56" w14:textId="77777777" w:rsidR="00D4439A" w:rsidRDefault="00000000">
            <w:r>
              <w:rPr>
                <w:b/>
                <w:bCs/>
                <w:color w:val="FFFFFF"/>
                <w:sz w:val="18"/>
                <w:szCs w:val="18"/>
              </w:rPr>
              <w:t>Primary Tools</w:t>
            </w:r>
          </w:p>
        </w:tc>
        <w:tc>
          <w:tcPr>
            <w:tcW w:w="2560" w:type="dxa"/>
            <w:shd w:val="clear" w:color="auto" w:fill="2E75B6"/>
            <w:tcMar>
              <w:top w:w="80" w:type="dxa"/>
              <w:left w:w="120" w:type="dxa"/>
              <w:bottom w:w="80" w:type="dxa"/>
              <w:right w:w="120" w:type="dxa"/>
            </w:tcMar>
          </w:tcPr>
          <w:p w14:paraId="6642688D" w14:textId="77777777" w:rsidR="00D4439A" w:rsidRDefault="00000000">
            <w:r>
              <w:rPr>
                <w:b/>
                <w:bCs/>
                <w:color w:val="FFFFFF"/>
                <w:sz w:val="18"/>
                <w:szCs w:val="18"/>
              </w:rPr>
              <w:t>Growth Rate</w:t>
            </w:r>
          </w:p>
        </w:tc>
      </w:tr>
      <w:tr w:rsidR="00D4439A" w14:paraId="643F0B24" w14:textId="77777777" w:rsidTr="002A0C43">
        <w:tc>
          <w:tcPr>
            <w:tcW w:w="2800" w:type="dxa"/>
            <w:tcMar>
              <w:top w:w="80" w:type="dxa"/>
              <w:left w:w="120" w:type="dxa"/>
              <w:bottom w:w="80" w:type="dxa"/>
              <w:right w:w="120" w:type="dxa"/>
            </w:tcMar>
          </w:tcPr>
          <w:p w14:paraId="6EE7C828" w14:textId="77777777" w:rsidR="00D4439A" w:rsidRDefault="00000000">
            <w:r>
              <w:rPr>
                <w:color w:val="000000"/>
                <w:sz w:val="18"/>
                <w:szCs w:val="18"/>
              </w:rPr>
              <w:t>Commercial (Large GC, $50M+)</w:t>
            </w:r>
          </w:p>
        </w:tc>
        <w:tc>
          <w:tcPr>
            <w:tcW w:w="1400" w:type="dxa"/>
            <w:tcMar>
              <w:top w:w="80" w:type="dxa"/>
              <w:left w:w="120" w:type="dxa"/>
              <w:bottom w:w="80" w:type="dxa"/>
              <w:right w:w="120" w:type="dxa"/>
            </w:tcMar>
          </w:tcPr>
          <w:p w14:paraId="4CF6908E" w14:textId="77777777" w:rsidR="00D4439A" w:rsidRDefault="00000000">
            <w:r>
              <w:rPr>
                <w:color w:val="000000"/>
                <w:sz w:val="18"/>
                <w:szCs w:val="18"/>
              </w:rPr>
              <w:t>~38%</w:t>
            </w:r>
          </w:p>
        </w:tc>
        <w:tc>
          <w:tcPr>
            <w:tcW w:w="2600" w:type="dxa"/>
            <w:tcMar>
              <w:top w:w="80" w:type="dxa"/>
              <w:left w:w="120" w:type="dxa"/>
              <w:bottom w:w="80" w:type="dxa"/>
              <w:right w:w="120" w:type="dxa"/>
            </w:tcMar>
          </w:tcPr>
          <w:p w14:paraId="2A147253" w14:textId="77777777" w:rsidR="00D4439A" w:rsidRDefault="00000000">
            <w:r>
              <w:rPr>
                <w:color w:val="000000"/>
                <w:sz w:val="18"/>
                <w:szCs w:val="18"/>
              </w:rPr>
              <w:t>Procore, Oracle, Autodesk, Trimble</w:t>
            </w:r>
          </w:p>
        </w:tc>
        <w:tc>
          <w:tcPr>
            <w:tcW w:w="2560" w:type="dxa"/>
            <w:tcMar>
              <w:top w:w="80" w:type="dxa"/>
              <w:left w:w="120" w:type="dxa"/>
              <w:bottom w:w="80" w:type="dxa"/>
              <w:right w:w="120" w:type="dxa"/>
            </w:tcMar>
          </w:tcPr>
          <w:p w14:paraId="6D72B2B7" w14:textId="77777777" w:rsidR="00D4439A" w:rsidRDefault="00000000">
            <w:r>
              <w:rPr>
                <w:color w:val="000000"/>
                <w:sz w:val="18"/>
                <w:szCs w:val="18"/>
              </w:rPr>
              <w:t>Moderate (~8%)</w:t>
            </w:r>
          </w:p>
        </w:tc>
      </w:tr>
      <w:tr w:rsidR="00D4439A" w14:paraId="537B10F1" w14:textId="77777777" w:rsidTr="002A0C43">
        <w:tc>
          <w:tcPr>
            <w:tcW w:w="2800" w:type="dxa"/>
            <w:shd w:val="clear" w:color="auto" w:fill="F2F2F2"/>
            <w:tcMar>
              <w:top w:w="80" w:type="dxa"/>
              <w:left w:w="120" w:type="dxa"/>
              <w:bottom w:w="80" w:type="dxa"/>
              <w:right w:w="120" w:type="dxa"/>
            </w:tcMar>
          </w:tcPr>
          <w:p w14:paraId="619B5D3C" w14:textId="77777777" w:rsidR="00D4439A" w:rsidRDefault="00000000">
            <w:r>
              <w:rPr>
                <w:color w:val="000000"/>
                <w:sz w:val="18"/>
                <w:szCs w:val="18"/>
              </w:rPr>
              <w:t>Commercial (Mid-GC, $5–50M)</w:t>
            </w:r>
          </w:p>
        </w:tc>
        <w:tc>
          <w:tcPr>
            <w:tcW w:w="1400" w:type="dxa"/>
            <w:shd w:val="clear" w:color="auto" w:fill="F2F2F2"/>
            <w:tcMar>
              <w:top w:w="80" w:type="dxa"/>
              <w:left w:w="120" w:type="dxa"/>
              <w:bottom w:w="80" w:type="dxa"/>
              <w:right w:w="120" w:type="dxa"/>
            </w:tcMar>
          </w:tcPr>
          <w:p w14:paraId="2054BBFD" w14:textId="77777777" w:rsidR="00D4439A" w:rsidRDefault="00000000">
            <w:r>
              <w:rPr>
                <w:color w:val="000000"/>
                <w:sz w:val="18"/>
                <w:szCs w:val="18"/>
              </w:rPr>
              <w:t>~22%</w:t>
            </w:r>
          </w:p>
        </w:tc>
        <w:tc>
          <w:tcPr>
            <w:tcW w:w="2600" w:type="dxa"/>
            <w:shd w:val="clear" w:color="auto" w:fill="F2F2F2"/>
            <w:tcMar>
              <w:top w:w="80" w:type="dxa"/>
              <w:left w:w="120" w:type="dxa"/>
              <w:bottom w:w="80" w:type="dxa"/>
              <w:right w:w="120" w:type="dxa"/>
            </w:tcMar>
          </w:tcPr>
          <w:p w14:paraId="6DBC8FAE" w14:textId="77777777" w:rsidR="00D4439A" w:rsidRDefault="00000000">
            <w:r>
              <w:rPr>
                <w:color w:val="000000"/>
                <w:sz w:val="18"/>
                <w:szCs w:val="18"/>
              </w:rPr>
              <w:t>Procore, Sage, CMiC, Viewpoint</w:t>
            </w:r>
          </w:p>
        </w:tc>
        <w:tc>
          <w:tcPr>
            <w:tcW w:w="2560" w:type="dxa"/>
            <w:shd w:val="clear" w:color="auto" w:fill="F2F2F2"/>
            <w:tcMar>
              <w:top w:w="80" w:type="dxa"/>
              <w:left w:w="120" w:type="dxa"/>
              <w:bottom w:w="80" w:type="dxa"/>
              <w:right w:w="120" w:type="dxa"/>
            </w:tcMar>
          </w:tcPr>
          <w:p w14:paraId="75E0FDF2" w14:textId="77777777" w:rsidR="00D4439A" w:rsidRDefault="00000000">
            <w:r>
              <w:rPr>
                <w:color w:val="000000"/>
                <w:sz w:val="18"/>
                <w:szCs w:val="18"/>
              </w:rPr>
              <w:t>Moderate (~9%)</w:t>
            </w:r>
          </w:p>
        </w:tc>
      </w:tr>
      <w:tr w:rsidR="00D4439A" w14:paraId="14595454" w14:textId="77777777" w:rsidTr="002A0C43">
        <w:tc>
          <w:tcPr>
            <w:tcW w:w="2800" w:type="dxa"/>
            <w:tcMar>
              <w:top w:w="80" w:type="dxa"/>
              <w:left w:w="120" w:type="dxa"/>
              <w:bottom w:w="80" w:type="dxa"/>
              <w:right w:w="120" w:type="dxa"/>
            </w:tcMar>
          </w:tcPr>
          <w:p w14:paraId="3345DA46" w14:textId="77777777" w:rsidR="00D4439A" w:rsidRDefault="00000000">
            <w:r>
              <w:rPr>
                <w:color w:val="000000"/>
                <w:sz w:val="18"/>
                <w:szCs w:val="18"/>
              </w:rPr>
              <w:t>Residential New Construction</w:t>
            </w:r>
          </w:p>
        </w:tc>
        <w:tc>
          <w:tcPr>
            <w:tcW w:w="1400" w:type="dxa"/>
            <w:tcMar>
              <w:top w:w="80" w:type="dxa"/>
              <w:left w:w="120" w:type="dxa"/>
              <w:bottom w:w="80" w:type="dxa"/>
              <w:right w:w="120" w:type="dxa"/>
            </w:tcMar>
          </w:tcPr>
          <w:p w14:paraId="19D3786A" w14:textId="77777777" w:rsidR="00D4439A" w:rsidRDefault="00000000">
            <w:r>
              <w:rPr>
                <w:color w:val="000000"/>
                <w:sz w:val="18"/>
                <w:szCs w:val="18"/>
              </w:rPr>
              <w:t>~18%</w:t>
            </w:r>
          </w:p>
        </w:tc>
        <w:tc>
          <w:tcPr>
            <w:tcW w:w="2600" w:type="dxa"/>
            <w:tcMar>
              <w:top w:w="80" w:type="dxa"/>
              <w:left w:w="120" w:type="dxa"/>
              <w:bottom w:w="80" w:type="dxa"/>
              <w:right w:w="120" w:type="dxa"/>
            </w:tcMar>
          </w:tcPr>
          <w:p w14:paraId="60BF2AD6" w14:textId="77777777" w:rsidR="00D4439A" w:rsidRDefault="00000000">
            <w:r>
              <w:rPr>
                <w:color w:val="000000"/>
                <w:sz w:val="18"/>
                <w:szCs w:val="18"/>
              </w:rPr>
              <w:t>Buildertrend, CoConstruct, Hyphen</w:t>
            </w:r>
          </w:p>
        </w:tc>
        <w:tc>
          <w:tcPr>
            <w:tcW w:w="2560" w:type="dxa"/>
            <w:tcMar>
              <w:top w:w="80" w:type="dxa"/>
              <w:left w:w="120" w:type="dxa"/>
              <w:bottom w:w="80" w:type="dxa"/>
              <w:right w:w="120" w:type="dxa"/>
            </w:tcMar>
          </w:tcPr>
          <w:p w14:paraId="20DB33A7" w14:textId="77777777" w:rsidR="00D4439A" w:rsidRDefault="00000000">
            <w:r>
              <w:rPr>
                <w:color w:val="000000"/>
                <w:sz w:val="18"/>
                <w:szCs w:val="18"/>
              </w:rPr>
              <w:t>Growing (~10%)</w:t>
            </w:r>
          </w:p>
        </w:tc>
      </w:tr>
      <w:tr w:rsidR="00D4439A" w14:paraId="523D584E" w14:textId="77777777" w:rsidTr="002A0C43">
        <w:tc>
          <w:tcPr>
            <w:tcW w:w="2800" w:type="dxa"/>
            <w:shd w:val="clear" w:color="auto" w:fill="D5E8F0"/>
            <w:tcMar>
              <w:top w:w="80" w:type="dxa"/>
              <w:left w:w="120" w:type="dxa"/>
              <w:bottom w:w="80" w:type="dxa"/>
              <w:right w:w="120" w:type="dxa"/>
            </w:tcMar>
          </w:tcPr>
          <w:p w14:paraId="4204D902" w14:textId="77777777" w:rsidR="00D4439A" w:rsidRDefault="00000000">
            <w:r>
              <w:rPr>
                <w:b/>
                <w:bCs/>
                <w:color w:val="000000"/>
                <w:sz w:val="18"/>
                <w:szCs w:val="18"/>
              </w:rPr>
              <w:t>Residential Renovation / Remodelers (1–50 emp)</w:t>
            </w:r>
          </w:p>
        </w:tc>
        <w:tc>
          <w:tcPr>
            <w:tcW w:w="1400" w:type="dxa"/>
            <w:shd w:val="clear" w:color="auto" w:fill="D5E8F0"/>
            <w:tcMar>
              <w:top w:w="80" w:type="dxa"/>
              <w:left w:w="120" w:type="dxa"/>
              <w:bottom w:w="80" w:type="dxa"/>
              <w:right w:w="120" w:type="dxa"/>
            </w:tcMar>
          </w:tcPr>
          <w:p w14:paraId="4F05E7EF" w14:textId="77777777" w:rsidR="00D4439A" w:rsidRDefault="00000000">
            <w:r>
              <w:rPr>
                <w:b/>
                <w:bCs/>
                <w:color w:val="000000"/>
                <w:sz w:val="18"/>
                <w:szCs w:val="18"/>
              </w:rPr>
              <w:t>~12%</w:t>
            </w:r>
          </w:p>
        </w:tc>
        <w:tc>
          <w:tcPr>
            <w:tcW w:w="2600" w:type="dxa"/>
            <w:shd w:val="clear" w:color="auto" w:fill="D5E8F0"/>
            <w:tcMar>
              <w:top w:w="80" w:type="dxa"/>
              <w:left w:w="120" w:type="dxa"/>
              <w:bottom w:w="80" w:type="dxa"/>
              <w:right w:w="120" w:type="dxa"/>
            </w:tcMar>
          </w:tcPr>
          <w:p w14:paraId="309F9D3B" w14:textId="77777777" w:rsidR="00D4439A" w:rsidRDefault="00000000">
            <w:r>
              <w:rPr>
                <w:color w:val="000000"/>
                <w:sz w:val="18"/>
                <w:szCs w:val="18"/>
              </w:rPr>
              <w:t>JobTread, Contractor Foreman, Projul</w:t>
            </w:r>
          </w:p>
        </w:tc>
        <w:tc>
          <w:tcPr>
            <w:tcW w:w="2560" w:type="dxa"/>
            <w:shd w:val="clear" w:color="auto" w:fill="D5E8F0"/>
            <w:tcMar>
              <w:top w:w="80" w:type="dxa"/>
              <w:left w:w="120" w:type="dxa"/>
              <w:bottom w:w="80" w:type="dxa"/>
              <w:right w:w="120" w:type="dxa"/>
            </w:tcMar>
          </w:tcPr>
          <w:p w14:paraId="765FBF5D" w14:textId="77777777" w:rsidR="00D4439A" w:rsidRDefault="00000000">
            <w:r>
              <w:rPr>
                <w:b/>
                <w:bCs/>
                <w:color w:val="2E75B6"/>
                <w:sz w:val="18"/>
                <w:szCs w:val="18"/>
              </w:rPr>
              <w:t>FAST (~12–14%)</w:t>
            </w:r>
          </w:p>
        </w:tc>
      </w:tr>
      <w:tr w:rsidR="00D4439A" w14:paraId="4FA7D252" w14:textId="77777777" w:rsidTr="002A0C43">
        <w:tc>
          <w:tcPr>
            <w:tcW w:w="2800" w:type="dxa"/>
            <w:tcMar>
              <w:top w:w="80" w:type="dxa"/>
              <w:left w:w="120" w:type="dxa"/>
              <w:bottom w:w="80" w:type="dxa"/>
              <w:right w:w="120" w:type="dxa"/>
            </w:tcMar>
          </w:tcPr>
          <w:p w14:paraId="16719C8D" w14:textId="77777777" w:rsidR="00D4439A" w:rsidRDefault="00000000">
            <w:r>
              <w:rPr>
                <w:color w:val="000000"/>
                <w:sz w:val="18"/>
                <w:szCs w:val="18"/>
              </w:rPr>
              <w:t>Specialty Trades (roofing, electrical, HVAC)</w:t>
            </w:r>
          </w:p>
        </w:tc>
        <w:tc>
          <w:tcPr>
            <w:tcW w:w="1400" w:type="dxa"/>
            <w:tcMar>
              <w:top w:w="80" w:type="dxa"/>
              <w:left w:w="120" w:type="dxa"/>
              <w:bottom w:w="80" w:type="dxa"/>
              <w:right w:w="120" w:type="dxa"/>
            </w:tcMar>
          </w:tcPr>
          <w:p w14:paraId="1F8F9C80" w14:textId="77777777" w:rsidR="00D4439A" w:rsidRDefault="00000000">
            <w:r>
              <w:rPr>
                <w:color w:val="000000"/>
                <w:sz w:val="18"/>
                <w:szCs w:val="18"/>
              </w:rPr>
              <w:t>~10%</w:t>
            </w:r>
          </w:p>
        </w:tc>
        <w:tc>
          <w:tcPr>
            <w:tcW w:w="2600" w:type="dxa"/>
            <w:tcMar>
              <w:top w:w="80" w:type="dxa"/>
              <w:left w:w="120" w:type="dxa"/>
              <w:bottom w:w="80" w:type="dxa"/>
              <w:right w:w="120" w:type="dxa"/>
            </w:tcMar>
          </w:tcPr>
          <w:p w14:paraId="637394B8" w14:textId="77777777" w:rsidR="00D4439A" w:rsidRDefault="00000000">
            <w:r>
              <w:rPr>
                <w:color w:val="000000"/>
                <w:sz w:val="18"/>
                <w:szCs w:val="18"/>
              </w:rPr>
              <w:t>JobNimbus, Acculynx, ServiceTitan</w:t>
            </w:r>
          </w:p>
        </w:tc>
        <w:tc>
          <w:tcPr>
            <w:tcW w:w="2560" w:type="dxa"/>
            <w:tcMar>
              <w:top w:w="80" w:type="dxa"/>
              <w:left w:w="120" w:type="dxa"/>
              <w:bottom w:w="80" w:type="dxa"/>
              <w:right w:w="120" w:type="dxa"/>
            </w:tcMar>
          </w:tcPr>
          <w:p w14:paraId="641D35DA" w14:textId="77777777" w:rsidR="00D4439A" w:rsidRDefault="00000000">
            <w:r>
              <w:rPr>
                <w:color w:val="000000"/>
                <w:sz w:val="18"/>
                <w:szCs w:val="18"/>
              </w:rPr>
              <w:t>Growing (~11%)</w:t>
            </w:r>
          </w:p>
        </w:tc>
      </w:tr>
    </w:tbl>
    <w:p w14:paraId="743C83BB" w14:textId="77777777" w:rsidR="00D4439A" w:rsidRDefault="00D4439A">
      <w:pPr>
        <w:spacing w:after="80"/>
      </w:pPr>
    </w:p>
    <w:p w14:paraId="50968502" w14:textId="15D96A32" w:rsidR="00D4439A" w:rsidRDefault="00000000">
      <w:pPr>
        <w:spacing w:after="120"/>
      </w:pPr>
      <w:r>
        <w:rPr>
          <w:b/>
          <w:bCs/>
          <w:i/>
          <w:iCs/>
          <w:color w:val="000000"/>
        </w:rPr>
        <w:t xml:space="preserve">The renovation/remodeler sub-segment (BSP's direct target) is the </w:t>
      </w:r>
      <w:r w:rsidR="00692431">
        <w:rPr>
          <w:b/>
          <w:bCs/>
          <w:i/>
          <w:iCs/>
          <w:color w:val="000000"/>
        </w:rPr>
        <w:t>fastest growing</w:t>
      </w:r>
      <w:r>
        <w:rPr>
          <w:b/>
          <w:bCs/>
          <w:i/>
          <w:iCs/>
          <w:color w:val="000000"/>
        </w:rPr>
        <w:t xml:space="preserve"> and least consolidated.</w:t>
      </w:r>
    </w:p>
    <w:p w14:paraId="3979831B" w14:textId="77777777" w:rsidR="00D4439A" w:rsidRDefault="00D4439A">
      <w:pPr>
        <w:spacing w:after="80"/>
      </w:pPr>
    </w:p>
    <w:p w14:paraId="05A7736F" w14:textId="210DBCD6" w:rsidR="00DD5CB7" w:rsidRDefault="00DD5CB7">
      <w:r>
        <w:br w:type="page"/>
      </w:r>
    </w:p>
    <w:p w14:paraId="27122B12" w14:textId="77777777" w:rsidR="00D4439A" w:rsidRDefault="00D4439A">
      <w:pPr>
        <w:pBdr>
          <w:bottom w:val="single" w:sz="4" w:space="1" w:color="2E75B6"/>
        </w:pBdr>
        <w:spacing w:before="160" w:after="160"/>
      </w:pPr>
    </w:p>
    <w:p w14:paraId="04042DE3" w14:textId="77777777" w:rsidR="00D4439A" w:rsidRDefault="00000000">
      <w:pPr>
        <w:pStyle w:val="Heading2"/>
      </w:pPr>
      <w:bookmarkStart w:id="12" w:name="_Toc233477294"/>
      <w:r>
        <w:t>2.3  Geographic Distribution (US)</w:t>
      </w:r>
      <w:bookmarkEnd w:id="12"/>
    </w:p>
    <w:p w14:paraId="2F6118A9" w14:textId="135EF708" w:rsidR="00D4439A" w:rsidRDefault="00000000" w:rsidP="002F5703">
      <w:pPr>
        <w:pStyle w:val="ListParagraph"/>
        <w:numPr>
          <w:ilvl w:val="0"/>
          <w:numId w:val="2"/>
        </w:numPr>
        <w:spacing w:after="80"/>
      </w:pPr>
      <w:r>
        <w:t xml:space="preserve">Sun Belt states (TX, FL, AZ, GA, NC, SC): Highest renovation/remodel activity. Estimated 35–40% of US small contractor software </w:t>
      </w:r>
      <w:r w:rsidR="00692431">
        <w:t>spends</w:t>
      </w:r>
      <w:r>
        <w:t>.</w:t>
      </w:r>
    </w:p>
    <w:p w14:paraId="3AFBD1E7" w14:textId="77777777" w:rsidR="00D4439A" w:rsidRDefault="00000000" w:rsidP="002F5703">
      <w:pPr>
        <w:pStyle w:val="ListParagraph"/>
        <w:numPr>
          <w:ilvl w:val="0"/>
          <w:numId w:val="2"/>
        </w:numPr>
        <w:spacing w:after="80"/>
      </w:pPr>
      <w:r>
        <w:t>Northeast (NY, NJ, MA, CT, PA): High renovation density but older, less tech-forward contractor base.</w:t>
      </w:r>
    </w:p>
    <w:p w14:paraId="69B061D5" w14:textId="77777777" w:rsidR="00D4439A" w:rsidRDefault="00000000" w:rsidP="002F5703">
      <w:pPr>
        <w:pStyle w:val="ListParagraph"/>
        <w:numPr>
          <w:ilvl w:val="0"/>
          <w:numId w:val="2"/>
        </w:numPr>
        <w:spacing w:after="80"/>
      </w:pPr>
      <w:r>
        <w:t>West Coast (CA, WA, OR): High digitization, strong Procore penetration in commercial.</w:t>
      </w:r>
    </w:p>
    <w:p w14:paraId="2EA61D32" w14:textId="77777777" w:rsidR="00D4439A" w:rsidRDefault="00000000" w:rsidP="002F5703">
      <w:pPr>
        <w:pStyle w:val="ListParagraph"/>
        <w:numPr>
          <w:ilvl w:val="0"/>
          <w:numId w:val="2"/>
        </w:numPr>
        <w:spacing w:after="80"/>
      </w:pPr>
      <w:r>
        <w:t>Midwest: Largest geographic area, but lower software adoption rates among small contractors.</w:t>
      </w:r>
    </w:p>
    <w:p w14:paraId="35BAC176" w14:textId="77777777" w:rsidR="00D4439A" w:rsidRDefault="00D4439A">
      <w:pPr>
        <w:spacing w:after="80"/>
      </w:pPr>
    </w:p>
    <w:p w14:paraId="589C8B7B" w14:textId="77777777" w:rsidR="00D4439A" w:rsidRDefault="00000000">
      <w:pPr>
        <w:spacing w:after="120"/>
      </w:pPr>
      <w:r>
        <w:rPr>
          <w:b/>
          <w:bCs/>
          <w:i/>
          <w:iCs/>
          <w:color w:val="17375E"/>
        </w:rPr>
        <w:t>Texas represents a high-priority market for BSP given BCK Construction Services' presence in Chandler/Henderson County.</w:t>
      </w:r>
    </w:p>
    <w:p w14:paraId="089FCFB2" w14:textId="77777777" w:rsidR="00D4439A" w:rsidRDefault="00D4439A">
      <w:pPr>
        <w:spacing w:after="80"/>
      </w:pPr>
    </w:p>
    <w:p w14:paraId="75EF8341" w14:textId="06C6A1C6" w:rsidR="00DD5CB7" w:rsidRDefault="00DD5CB7">
      <w:r>
        <w:br w:type="page"/>
      </w:r>
    </w:p>
    <w:p w14:paraId="0D38D763" w14:textId="77777777" w:rsidR="00D4439A" w:rsidRDefault="00D4439A">
      <w:pPr>
        <w:pBdr>
          <w:bottom w:val="single" w:sz="4" w:space="1" w:color="2E75B6"/>
        </w:pBdr>
        <w:spacing w:before="160" w:after="160"/>
      </w:pPr>
    </w:p>
    <w:p w14:paraId="008B392C" w14:textId="77777777" w:rsidR="00D4439A" w:rsidRDefault="00000000">
      <w:pPr>
        <w:pStyle w:val="Heading2"/>
      </w:pPr>
      <w:bookmarkStart w:id="13" w:name="_Toc233477295"/>
      <w:r>
        <w:t>2.4  Concentration Ratio</w:t>
      </w:r>
      <w:bookmarkEnd w:id="13"/>
    </w:p>
    <w:p w14:paraId="781CF777" w14:textId="77777777" w:rsidR="00D4439A" w:rsidRDefault="00000000">
      <w:pPr>
        <w:spacing w:after="120"/>
      </w:pPr>
      <w:r>
        <w:rPr>
          <w:i/>
          <w:iCs/>
          <w:color w:val="595959"/>
          <w:sz w:val="18"/>
          <w:szCs w:val="18"/>
        </w:rPr>
        <w:t>[FACT — sourced, High confidence on direction]</w:t>
      </w:r>
    </w:p>
    <w:p w14:paraId="0A4E9010" w14:textId="1A8A5A87" w:rsidR="00D4439A" w:rsidRDefault="00000000">
      <w:pPr>
        <w:spacing w:after="120"/>
      </w:pPr>
      <w:r>
        <w:rPr>
          <w:color w:val="000000"/>
        </w:rPr>
        <w:t xml:space="preserve">The top five suppliers — Oracle, Autodesk, Procore, Trimble, and Bentley Systems — collectively captured roughly 45% of 2025 revenue. In the SME/small contractor sub-segment specifically, concentration is lower — estimated </w:t>
      </w:r>
      <w:r w:rsidR="00692431">
        <w:rPr>
          <w:color w:val="000000"/>
        </w:rPr>
        <w:t>top 5</w:t>
      </w:r>
      <w:r>
        <w:rPr>
          <w:color w:val="000000"/>
        </w:rPr>
        <w:t xml:space="preserve"> share of ~35–40%, with meaningful fragmentation below.</w:t>
      </w:r>
    </w:p>
    <w:p w14:paraId="02F97030"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560"/>
        <w:gridCol w:w="2500"/>
        <w:gridCol w:w="2500"/>
      </w:tblGrid>
      <w:tr w:rsidR="00D4439A" w14:paraId="6514AE35" w14:textId="77777777" w:rsidTr="002A0C43">
        <w:tc>
          <w:tcPr>
            <w:tcW w:w="800" w:type="dxa"/>
            <w:shd w:val="clear" w:color="auto" w:fill="2E75B6"/>
            <w:tcMar>
              <w:top w:w="80" w:type="dxa"/>
              <w:left w:w="120" w:type="dxa"/>
              <w:bottom w:w="80" w:type="dxa"/>
              <w:right w:w="120" w:type="dxa"/>
            </w:tcMar>
          </w:tcPr>
          <w:p w14:paraId="365181A8" w14:textId="77777777" w:rsidR="00D4439A" w:rsidRDefault="00000000">
            <w:r>
              <w:rPr>
                <w:b/>
                <w:bCs/>
                <w:color w:val="FFFFFF"/>
                <w:sz w:val="18"/>
                <w:szCs w:val="18"/>
              </w:rPr>
              <w:t>Rank</w:t>
            </w:r>
          </w:p>
        </w:tc>
        <w:tc>
          <w:tcPr>
            <w:tcW w:w="3560" w:type="dxa"/>
            <w:shd w:val="clear" w:color="auto" w:fill="2E75B6"/>
            <w:tcMar>
              <w:top w:w="80" w:type="dxa"/>
              <w:left w:w="120" w:type="dxa"/>
              <w:bottom w:w="80" w:type="dxa"/>
              <w:right w:w="120" w:type="dxa"/>
            </w:tcMar>
          </w:tcPr>
          <w:p w14:paraId="6FE7E7EB" w14:textId="77777777" w:rsidR="00D4439A" w:rsidRDefault="00000000">
            <w:r>
              <w:rPr>
                <w:b/>
                <w:bCs/>
                <w:color w:val="FFFFFF"/>
                <w:sz w:val="18"/>
                <w:szCs w:val="18"/>
              </w:rPr>
              <w:t>Player</w:t>
            </w:r>
          </w:p>
        </w:tc>
        <w:tc>
          <w:tcPr>
            <w:tcW w:w="2500" w:type="dxa"/>
            <w:shd w:val="clear" w:color="auto" w:fill="2E75B6"/>
            <w:tcMar>
              <w:top w:w="80" w:type="dxa"/>
              <w:left w:w="120" w:type="dxa"/>
              <w:bottom w:w="80" w:type="dxa"/>
              <w:right w:w="120" w:type="dxa"/>
            </w:tcMar>
          </w:tcPr>
          <w:p w14:paraId="2EB903B4" w14:textId="77777777" w:rsidR="00D4439A" w:rsidRDefault="00000000">
            <w:r>
              <w:rPr>
                <w:b/>
                <w:bCs/>
                <w:color w:val="FFFFFF"/>
                <w:sz w:val="18"/>
                <w:szCs w:val="18"/>
              </w:rPr>
              <w:t>Est. SME Share</w:t>
            </w:r>
          </w:p>
        </w:tc>
        <w:tc>
          <w:tcPr>
            <w:tcW w:w="2500" w:type="dxa"/>
            <w:shd w:val="clear" w:color="auto" w:fill="2E75B6"/>
            <w:tcMar>
              <w:top w:w="80" w:type="dxa"/>
              <w:left w:w="120" w:type="dxa"/>
              <w:bottom w:w="80" w:type="dxa"/>
              <w:right w:w="120" w:type="dxa"/>
            </w:tcMar>
          </w:tcPr>
          <w:p w14:paraId="0ACFE86F" w14:textId="77777777" w:rsidR="00D4439A" w:rsidRDefault="00000000">
            <w:r>
              <w:rPr>
                <w:b/>
                <w:bCs/>
                <w:color w:val="FFFFFF"/>
                <w:sz w:val="18"/>
                <w:szCs w:val="18"/>
              </w:rPr>
              <w:t>Notes</w:t>
            </w:r>
          </w:p>
        </w:tc>
      </w:tr>
      <w:tr w:rsidR="00D4439A" w14:paraId="5328B42C" w14:textId="77777777" w:rsidTr="002A0C43">
        <w:tc>
          <w:tcPr>
            <w:tcW w:w="800" w:type="dxa"/>
            <w:tcMar>
              <w:top w:w="80" w:type="dxa"/>
              <w:left w:w="120" w:type="dxa"/>
              <w:bottom w:w="80" w:type="dxa"/>
              <w:right w:w="120" w:type="dxa"/>
            </w:tcMar>
          </w:tcPr>
          <w:p w14:paraId="656C16D2" w14:textId="77777777" w:rsidR="00D4439A" w:rsidRDefault="00000000">
            <w:r>
              <w:rPr>
                <w:color w:val="000000"/>
                <w:sz w:val="18"/>
                <w:szCs w:val="18"/>
              </w:rPr>
              <w:t>1</w:t>
            </w:r>
          </w:p>
        </w:tc>
        <w:tc>
          <w:tcPr>
            <w:tcW w:w="3560" w:type="dxa"/>
            <w:tcMar>
              <w:top w:w="80" w:type="dxa"/>
              <w:left w:w="120" w:type="dxa"/>
              <w:bottom w:w="80" w:type="dxa"/>
              <w:right w:w="120" w:type="dxa"/>
            </w:tcMar>
          </w:tcPr>
          <w:p w14:paraId="7EB461E2" w14:textId="77777777" w:rsidR="00D4439A" w:rsidRDefault="00000000">
            <w:r>
              <w:rPr>
                <w:b/>
                <w:bCs/>
                <w:color w:val="000000"/>
                <w:sz w:val="18"/>
                <w:szCs w:val="18"/>
              </w:rPr>
              <w:t>Buildertrend</w:t>
            </w:r>
          </w:p>
        </w:tc>
        <w:tc>
          <w:tcPr>
            <w:tcW w:w="2500" w:type="dxa"/>
            <w:tcMar>
              <w:top w:w="80" w:type="dxa"/>
              <w:left w:w="120" w:type="dxa"/>
              <w:bottom w:w="80" w:type="dxa"/>
              <w:right w:w="120" w:type="dxa"/>
            </w:tcMar>
          </w:tcPr>
          <w:p w14:paraId="691C1502" w14:textId="77777777" w:rsidR="00D4439A" w:rsidRDefault="00000000">
            <w:r>
              <w:rPr>
                <w:color w:val="000000"/>
                <w:sz w:val="18"/>
                <w:szCs w:val="18"/>
              </w:rPr>
              <w:t>~15–18%</w:t>
            </w:r>
          </w:p>
        </w:tc>
        <w:tc>
          <w:tcPr>
            <w:tcW w:w="2500" w:type="dxa"/>
            <w:tcMar>
              <w:top w:w="80" w:type="dxa"/>
              <w:left w:w="120" w:type="dxa"/>
              <w:bottom w:w="80" w:type="dxa"/>
              <w:right w:w="120" w:type="dxa"/>
            </w:tcMar>
          </w:tcPr>
          <w:p w14:paraId="755EDBF1" w14:textId="77777777" w:rsidR="00D4439A" w:rsidRDefault="00000000">
            <w:r>
              <w:rPr>
                <w:color w:val="000000"/>
                <w:sz w:val="18"/>
                <w:szCs w:val="18"/>
              </w:rPr>
              <w:t>Category leader; under pricing pressure</w:t>
            </w:r>
          </w:p>
        </w:tc>
      </w:tr>
      <w:tr w:rsidR="00D4439A" w14:paraId="31E00E07" w14:textId="77777777" w:rsidTr="002A0C43">
        <w:tc>
          <w:tcPr>
            <w:tcW w:w="800" w:type="dxa"/>
            <w:shd w:val="clear" w:color="auto" w:fill="F2F2F2"/>
            <w:tcMar>
              <w:top w:w="80" w:type="dxa"/>
              <w:left w:w="120" w:type="dxa"/>
              <w:bottom w:w="80" w:type="dxa"/>
              <w:right w:w="120" w:type="dxa"/>
            </w:tcMar>
          </w:tcPr>
          <w:p w14:paraId="5B94CD21" w14:textId="77777777" w:rsidR="00D4439A" w:rsidRDefault="00000000">
            <w:r>
              <w:rPr>
                <w:color w:val="000000"/>
                <w:sz w:val="18"/>
                <w:szCs w:val="18"/>
              </w:rPr>
              <w:t>2</w:t>
            </w:r>
          </w:p>
        </w:tc>
        <w:tc>
          <w:tcPr>
            <w:tcW w:w="3560" w:type="dxa"/>
            <w:shd w:val="clear" w:color="auto" w:fill="F2F2F2"/>
            <w:tcMar>
              <w:top w:w="80" w:type="dxa"/>
              <w:left w:w="120" w:type="dxa"/>
              <w:bottom w:w="80" w:type="dxa"/>
              <w:right w:w="120" w:type="dxa"/>
            </w:tcMar>
          </w:tcPr>
          <w:p w14:paraId="768E6053" w14:textId="77777777" w:rsidR="00D4439A" w:rsidRDefault="00000000">
            <w:r>
              <w:rPr>
                <w:color w:val="000000"/>
                <w:sz w:val="18"/>
                <w:szCs w:val="18"/>
              </w:rPr>
              <w:t>Jobber</w:t>
            </w:r>
          </w:p>
        </w:tc>
        <w:tc>
          <w:tcPr>
            <w:tcW w:w="2500" w:type="dxa"/>
            <w:shd w:val="clear" w:color="auto" w:fill="F2F2F2"/>
            <w:tcMar>
              <w:top w:w="80" w:type="dxa"/>
              <w:left w:w="120" w:type="dxa"/>
              <w:bottom w:w="80" w:type="dxa"/>
              <w:right w:w="120" w:type="dxa"/>
            </w:tcMar>
          </w:tcPr>
          <w:p w14:paraId="4F123B39" w14:textId="77777777" w:rsidR="00D4439A" w:rsidRDefault="00000000">
            <w:r>
              <w:rPr>
                <w:color w:val="000000"/>
                <w:sz w:val="18"/>
                <w:szCs w:val="18"/>
              </w:rPr>
              <w:t>~8–10%</w:t>
            </w:r>
          </w:p>
        </w:tc>
        <w:tc>
          <w:tcPr>
            <w:tcW w:w="2500" w:type="dxa"/>
            <w:shd w:val="clear" w:color="auto" w:fill="F2F2F2"/>
            <w:tcMar>
              <w:top w:w="80" w:type="dxa"/>
              <w:left w:w="120" w:type="dxa"/>
              <w:bottom w:w="80" w:type="dxa"/>
              <w:right w:w="120" w:type="dxa"/>
            </w:tcMar>
          </w:tcPr>
          <w:p w14:paraId="0976E947" w14:textId="77777777" w:rsidR="00D4439A" w:rsidRDefault="00000000">
            <w:r>
              <w:rPr>
                <w:color w:val="000000"/>
                <w:sz w:val="18"/>
                <w:szCs w:val="18"/>
              </w:rPr>
              <w:t>Field service lean; not construction PM</w:t>
            </w:r>
          </w:p>
        </w:tc>
      </w:tr>
      <w:tr w:rsidR="00D4439A" w14:paraId="6619F17E" w14:textId="77777777" w:rsidTr="002A0C43">
        <w:tc>
          <w:tcPr>
            <w:tcW w:w="800" w:type="dxa"/>
            <w:tcMar>
              <w:top w:w="80" w:type="dxa"/>
              <w:left w:w="120" w:type="dxa"/>
              <w:bottom w:w="80" w:type="dxa"/>
              <w:right w:w="120" w:type="dxa"/>
            </w:tcMar>
          </w:tcPr>
          <w:p w14:paraId="7B86F616" w14:textId="77777777" w:rsidR="00D4439A" w:rsidRDefault="00000000">
            <w:r>
              <w:rPr>
                <w:color w:val="000000"/>
                <w:sz w:val="18"/>
                <w:szCs w:val="18"/>
              </w:rPr>
              <w:t>3</w:t>
            </w:r>
          </w:p>
        </w:tc>
        <w:tc>
          <w:tcPr>
            <w:tcW w:w="3560" w:type="dxa"/>
            <w:tcMar>
              <w:top w:w="80" w:type="dxa"/>
              <w:left w:w="120" w:type="dxa"/>
              <w:bottom w:w="80" w:type="dxa"/>
              <w:right w:w="120" w:type="dxa"/>
            </w:tcMar>
          </w:tcPr>
          <w:p w14:paraId="039B9824" w14:textId="77777777" w:rsidR="00D4439A" w:rsidRDefault="00000000">
            <w:r>
              <w:rPr>
                <w:color w:val="000000"/>
                <w:sz w:val="18"/>
                <w:szCs w:val="18"/>
              </w:rPr>
              <w:t>Housecall Pro</w:t>
            </w:r>
          </w:p>
        </w:tc>
        <w:tc>
          <w:tcPr>
            <w:tcW w:w="2500" w:type="dxa"/>
            <w:tcMar>
              <w:top w:w="80" w:type="dxa"/>
              <w:left w:w="120" w:type="dxa"/>
              <w:bottom w:w="80" w:type="dxa"/>
              <w:right w:w="120" w:type="dxa"/>
            </w:tcMar>
          </w:tcPr>
          <w:p w14:paraId="03285128" w14:textId="77777777" w:rsidR="00D4439A" w:rsidRDefault="00000000">
            <w:r>
              <w:rPr>
                <w:color w:val="000000"/>
                <w:sz w:val="18"/>
                <w:szCs w:val="18"/>
              </w:rPr>
              <w:t>~5–7%</w:t>
            </w:r>
          </w:p>
        </w:tc>
        <w:tc>
          <w:tcPr>
            <w:tcW w:w="2500" w:type="dxa"/>
            <w:tcMar>
              <w:top w:w="80" w:type="dxa"/>
              <w:left w:w="120" w:type="dxa"/>
              <w:bottom w:w="80" w:type="dxa"/>
              <w:right w:w="120" w:type="dxa"/>
            </w:tcMar>
          </w:tcPr>
          <w:p w14:paraId="3CBE2839" w14:textId="77777777" w:rsidR="00D4439A" w:rsidRDefault="00000000">
            <w:r>
              <w:rPr>
                <w:color w:val="000000"/>
                <w:sz w:val="18"/>
                <w:szCs w:val="18"/>
              </w:rPr>
              <w:t>Field service; not renovation-focused</w:t>
            </w:r>
          </w:p>
        </w:tc>
      </w:tr>
      <w:tr w:rsidR="00D4439A" w14:paraId="5D7A48B8" w14:textId="77777777" w:rsidTr="002A0C43">
        <w:tc>
          <w:tcPr>
            <w:tcW w:w="800" w:type="dxa"/>
            <w:shd w:val="clear" w:color="auto" w:fill="F2F2F2"/>
            <w:tcMar>
              <w:top w:w="80" w:type="dxa"/>
              <w:left w:w="120" w:type="dxa"/>
              <w:bottom w:w="80" w:type="dxa"/>
              <w:right w:w="120" w:type="dxa"/>
            </w:tcMar>
          </w:tcPr>
          <w:p w14:paraId="0C525701" w14:textId="77777777" w:rsidR="00D4439A" w:rsidRDefault="00000000">
            <w:r>
              <w:rPr>
                <w:color w:val="000000"/>
                <w:sz w:val="18"/>
                <w:szCs w:val="18"/>
              </w:rPr>
              <w:t>4</w:t>
            </w:r>
          </w:p>
        </w:tc>
        <w:tc>
          <w:tcPr>
            <w:tcW w:w="3560" w:type="dxa"/>
            <w:shd w:val="clear" w:color="auto" w:fill="F2F2F2"/>
            <w:tcMar>
              <w:top w:w="80" w:type="dxa"/>
              <w:left w:w="120" w:type="dxa"/>
              <w:bottom w:w="80" w:type="dxa"/>
              <w:right w:w="120" w:type="dxa"/>
            </w:tcMar>
          </w:tcPr>
          <w:p w14:paraId="4DE067E0" w14:textId="77777777" w:rsidR="00D4439A" w:rsidRDefault="00000000">
            <w:r>
              <w:rPr>
                <w:b/>
                <w:bCs/>
                <w:color w:val="000000"/>
                <w:sz w:val="18"/>
                <w:szCs w:val="18"/>
              </w:rPr>
              <w:t>JobTread</w:t>
            </w:r>
          </w:p>
        </w:tc>
        <w:tc>
          <w:tcPr>
            <w:tcW w:w="2500" w:type="dxa"/>
            <w:shd w:val="clear" w:color="auto" w:fill="F2F2F2"/>
            <w:tcMar>
              <w:top w:w="80" w:type="dxa"/>
              <w:left w:w="120" w:type="dxa"/>
              <w:bottom w:w="80" w:type="dxa"/>
              <w:right w:w="120" w:type="dxa"/>
            </w:tcMar>
          </w:tcPr>
          <w:p w14:paraId="34FDE427" w14:textId="77777777" w:rsidR="00D4439A" w:rsidRDefault="00000000">
            <w:r>
              <w:rPr>
                <w:color w:val="000000"/>
                <w:sz w:val="18"/>
                <w:szCs w:val="18"/>
              </w:rPr>
              <w:t>~3–5% (rapidly growing)</w:t>
            </w:r>
          </w:p>
        </w:tc>
        <w:tc>
          <w:tcPr>
            <w:tcW w:w="2500" w:type="dxa"/>
            <w:shd w:val="clear" w:color="auto" w:fill="F2F2F2"/>
            <w:tcMar>
              <w:top w:w="80" w:type="dxa"/>
              <w:left w:w="120" w:type="dxa"/>
              <w:bottom w:w="80" w:type="dxa"/>
              <w:right w:w="120" w:type="dxa"/>
            </w:tcMar>
          </w:tcPr>
          <w:p w14:paraId="0B26759A" w14:textId="77777777" w:rsidR="00D4439A" w:rsidRDefault="00000000">
            <w:r>
              <w:rPr>
                <w:color w:val="000000"/>
                <w:sz w:val="18"/>
                <w:szCs w:val="18"/>
              </w:rPr>
              <w:t>#6 Deloitte Fast 500, 2025</w:t>
            </w:r>
          </w:p>
        </w:tc>
      </w:tr>
      <w:tr w:rsidR="00D4439A" w14:paraId="7BC15C9D" w14:textId="77777777" w:rsidTr="002A0C43">
        <w:tc>
          <w:tcPr>
            <w:tcW w:w="800" w:type="dxa"/>
            <w:tcMar>
              <w:top w:w="80" w:type="dxa"/>
              <w:left w:w="120" w:type="dxa"/>
              <w:bottom w:w="80" w:type="dxa"/>
              <w:right w:w="120" w:type="dxa"/>
            </w:tcMar>
          </w:tcPr>
          <w:p w14:paraId="3744A864" w14:textId="77777777" w:rsidR="00D4439A" w:rsidRDefault="00000000">
            <w:r>
              <w:rPr>
                <w:color w:val="000000"/>
                <w:sz w:val="18"/>
                <w:szCs w:val="18"/>
              </w:rPr>
              <w:t>5</w:t>
            </w:r>
          </w:p>
        </w:tc>
        <w:tc>
          <w:tcPr>
            <w:tcW w:w="3560" w:type="dxa"/>
            <w:tcMar>
              <w:top w:w="80" w:type="dxa"/>
              <w:left w:w="120" w:type="dxa"/>
              <w:bottom w:w="80" w:type="dxa"/>
              <w:right w:w="120" w:type="dxa"/>
            </w:tcMar>
          </w:tcPr>
          <w:p w14:paraId="5FFCCD3B" w14:textId="77777777" w:rsidR="00D4439A" w:rsidRDefault="00000000">
            <w:r>
              <w:rPr>
                <w:color w:val="000000"/>
                <w:sz w:val="18"/>
                <w:szCs w:val="18"/>
              </w:rPr>
              <w:t>Contractor Foreman</w:t>
            </w:r>
          </w:p>
        </w:tc>
        <w:tc>
          <w:tcPr>
            <w:tcW w:w="2500" w:type="dxa"/>
            <w:tcMar>
              <w:top w:w="80" w:type="dxa"/>
              <w:left w:w="120" w:type="dxa"/>
              <w:bottom w:w="80" w:type="dxa"/>
              <w:right w:w="120" w:type="dxa"/>
            </w:tcMar>
          </w:tcPr>
          <w:p w14:paraId="005A4686" w14:textId="77777777" w:rsidR="00D4439A" w:rsidRDefault="00000000">
            <w:r>
              <w:rPr>
                <w:color w:val="000000"/>
                <w:sz w:val="18"/>
                <w:szCs w:val="18"/>
              </w:rPr>
              <w:t>~3–4%</w:t>
            </w:r>
          </w:p>
        </w:tc>
        <w:tc>
          <w:tcPr>
            <w:tcW w:w="2500" w:type="dxa"/>
            <w:tcMar>
              <w:top w:w="80" w:type="dxa"/>
              <w:left w:w="120" w:type="dxa"/>
              <w:bottom w:w="80" w:type="dxa"/>
              <w:right w:w="120" w:type="dxa"/>
            </w:tcMar>
          </w:tcPr>
          <w:p w14:paraId="22504059" w14:textId="77777777" w:rsidR="00D4439A" w:rsidRDefault="00000000">
            <w:r>
              <w:rPr>
                <w:color w:val="000000"/>
                <w:sz w:val="18"/>
                <w:szCs w:val="18"/>
              </w:rPr>
              <w:t>Budget option; bootstrapped</w:t>
            </w:r>
          </w:p>
        </w:tc>
      </w:tr>
      <w:tr w:rsidR="00D4439A" w14:paraId="1364BE36" w14:textId="77777777" w:rsidTr="002A0C43">
        <w:tc>
          <w:tcPr>
            <w:tcW w:w="800" w:type="dxa"/>
            <w:shd w:val="clear" w:color="auto" w:fill="D5E8F0"/>
            <w:tcMar>
              <w:top w:w="80" w:type="dxa"/>
              <w:left w:w="120" w:type="dxa"/>
              <w:bottom w:w="80" w:type="dxa"/>
              <w:right w:w="120" w:type="dxa"/>
            </w:tcMar>
          </w:tcPr>
          <w:p w14:paraId="440AE9CC" w14:textId="77777777" w:rsidR="00D4439A" w:rsidRDefault="00000000">
            <w:r>
              <w:rPr>
                <w:color w:val="000000"/>
                <w:sz w:val="18"/>
                <w:szCs w:val="18"/>
              </w:rPr>
              <w:t>—</w:t>
            </w:r>
          </w:p>
        </w:tc>
        <w:tc>
          <w:tcPr>
            <w:tcW w:w="3560" w:type="dxa"/>
            <w:shd w:val="clear" w:color="auto" w:fill="D5E8F0"/>
            <w:tcMar>
              <w:top w:w="80" w:type="dxa"/>
              <w:left w:w="120" w:type="dxa"/>
              <w:bottom w:w="80" w:type="dxa"/>
              <w:right w:w="120" w:type="dxa"/>
            </w:tcMar>
          </w:tcPr>
          <w:p w14:paraId="71B80D33" w14:textId="77777777" w:rsidR="00D4439A" w:rsidRDefault="00000000">
            <w:r>
              <w:rPr>
                <w:b/>
                <w:bCs/>
                <w:color w:val="000000"/>
                <w:sz w:val="18"/>
                <w:szCs w:val="18"/>
              </w:rPr>
              <w:t>Top 5 Combined</w:t>
            </w:r>
          </w:p>
        </w:tc>
        <w:tc>
          <w:tcPr>
            <w:tcW w:w="2500" w:type="dxa"/>
            <w:shd w:val="clear" w:color="auto" w:fill="D5E8F0"/>
            <w:tcMar>
              <w:top w:w="80" w:type="dxa"/>
              <w:left w:w="120" w:type="dxa"/>
              <w:bottom w:w="80" w:type="dxa"/>
              <w:right w:w="120" w:type="dxa"/>
            </w:tcMar>
          </w:tcPr>
          <w:p w14:paraId="3CDF526A" w14:textId="77777777" w:rsidR="00D4439A" w:rsidRDefault="00000000">
            <w:r>
              <w:rPr>
                <w:b/>
                <w:bCs/>
                <w:color w:val="000000"/>
                <w:sz w:val="18"/>
                <w:szCs w:val="18"/>
              </w:rPr>
              <w:t>~34–44%</w:t>
            </w:r>
          </w:p>
        </w:tc>
        <w:tc>
          <w:tcPr>
            <w:tcW w:w="2500" w:type="dxa"/>
            <w:shd w:val="clear" w:color="auto" w:fill="D5E8F0"/>
            <w:tcMar>
              <w:top w:w="80" w:type="dxa"/>
              <w:left w:w="120" w:type="dxa"/>
              <w:bottom w:w="80" w:type="dxa"/>
              <w:right w:w="120" w:type="dxa"/>
            </w:tcMar>
          </w:tcPr>
          <w:p w14:paraId="5E699422" w14:textId="77777777" w:rsidR="00D4439A" w:rsidRDefault="00000000">
            <w:r>
              <w:rPr>
                <w:color w:val="000000"/>
                <w:sz w:val="18"/>
                <w:szCs w:val="18"/>
              </w:rPr>
              <w:t>Remaining ~56–66% fragmented</w:t>
            </w:r>
          </w:p>
        </w:tc>
      </w:tr>
    </w:tbl>
    <w:p w14:paraId="1AE1D9A3" w14:textId="77777777" w:rsidR="00D4439A" w:rsidRDefault="00D4439A">
      <w:pPr>
        <w:spacing w:after="80"/>
      </w:pPr>
    </w:p>
    <w:p w14:paraId="656708A5" w14:textId="77777777" w:rsidR="00D4439A" w:rsidRDefault="00D4439A">
      <w:pPr>
        <w:pBdr>
          <w:bottom w:val="single" w:sz="4" w:space="1" w:color="2E75B6"/>
        </w:pBdr>
        <w:spacing w:before="160" w:after="160"/>
      </w:pPr>
    </w:p>
    <w:p w14:paraId="3CC39841" w14:textId="77777777" w:rsidR="00D4439A" w:rsidRDefault="00000000">
      <w:pPr>
        <w:pStyle w:val="Heading2"/>
      </w:pPr>
      <w:bookmarkStart w:id="14" w:name="_Toc233477296"/>
      <w:r>
        <w:t>2.5  Barriers to Entry</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5460"/>
      </w:tblGrid>
      <w:tr w:rsidR="00D4439A" w14:paraId="56798532" w14:textId="77777777" w:rsidTr="002A0C43">
        <w:tc>
          <w:tcPr>
            <w:tcW w:w="2800" w:type="dxa"/>
            <w:shd w:val="clear" w:color="auto" w:fill="2E75B6"/>
            <w:tcMar>
              <w:top w:w="80" w:type="dxa"/>
              <w:left w:w="120" w:type="dxa"/>
              <w:bottom w:w="80" w:type="dxa"/>
              <w:right w:w="120" w:type="dxa"/>
            </w:tcMar>
          </w:tcPr>
          <w:p w14:paraId="36B4C82F" w14:textId="77777777" w:rsidR="00D4439A" w:rsidRDefault="00000000">
            <w:r>
              <w:rPr>
                <w:b/>
                <w:bCs/>
                <w:color w:val="FFFFFF"/>
                <w:sz w:val="18"/>
                <w:szCs w:val="18"/>
              </w:rPr>
              <w:t>Barrier</w:t>
            </w:r>
          </w:p>
        </w:tc>
        <w:tc>
          <w:tcPr>
            <w:tcW w:w="1100" w:type="dxa"/>
            <w:shd w:val="clear" w:color="auto" w:fill="2E75B6"/>
            <w:tcMar>
              <w:top w:w="80" w:type="dxa"/>
              <w:left w:w="120" w:type="dxa"/>
              <w:bottom w:w="80" w:type="dxa"/>
              <w:right w:w="120" w:type="dxa"/>
            </w:tcMar>
          </w:tcPr>
          <w:p w14:paraId="5070935B" w14:textId="77777777" w:rsidR="00D4439A" w:rsidRDefault="00000000">
            <w:r>
              <w:rPr>
                <w:b/>
                <w:bCs/>
                <w:color w:val="FFFFFF"/>
                <w:sz w:val="18"/>
                <w:szCs w:val="18"/>
              </w:rPr>
              <w:t>Level</w:t>
            </w:r>
          </w:p>
        </w:tc>
        <w:tc>
          <w:tcPr>
            <w:tcW w:w="5460" w:type="dxa"/>
            <w:shd w:val="clear" w:color="auto" w:fill="2E75B6"/>
            <w:tcMar>
              <w:top w:w="80" w:type="dxa"/>
              <w:left w:w="120" w:type="dxa"/>
              <w:bottom w:w="80" w:type="dxa"/>
              <w:right w:w="120" w:type="dxa"/>
            </w:tcMar>
          </w:tcPr>
          <w:p w14:paraId="09D1F390" w14:textId="77777777" w:rsidR="00D4439A" w:rsidRDefault="00000000">
            <w:r>
              <w:rPr>
                <w:b/>
                <w:bCs/>
                <w:color w:val="FFFFFF"/>
                <w:sz w:val="18"/>
                <w:szCs w:val="18"/>
              </w:rPr>
              <w:t>Detail</w:t>
            </w:r>
          </w:p>
        </w:tc>
      </w:tr>
      <w:tr w:rsidR="00D4439A" w14:paraId="7FD97860" w14:textId="77777777" w:rsidTr="002A0C43">
        <w:tc>
          <w:tcPr>
            <w:tcW w:w="2800" w:type="dxa"/>
            <w:tcMar>
              <w:top w:w="80" w:type="dxa"/>
              <w:left w:w="120" w:type="dxa"/>
              <w:bottom w:w="80" w:type="dxa"/>
              <w:right w:w="120" w:type="dxa"/>
            </w:tcMar>
          </w:tcPr>
          <w:p w14:paraId="0EF7BD9D" w14:textId="77777777" w:rsidR="00D4439A" w:rsidRDefault="00000000">
            <w:r>
              <w:rPr>
                <w:color w:val="000000"/>
                <w:sz w:val="18"/>
                <w:szCs w:val="18"/>
              </w:rPr>
              <w:t>Capital Requirements</w:t>
            </w:r>
          </w:p>
        </w:tc>
        <w:tc>
          <w:tcPr>
            <w:tcW w:w="1100" w:type="dxa"/>
            <w:shd w:val="clear" w:color="auto" w:fill="E2EFDA"/>
            <w:tcMar>
              <w:top w:w="80" w:type="dxa"/>
              <w:left w:w="120" w:type="dxa"/>
              <w:bottom w:w="80" w:type="dxa"/>
              <w:right w:w="120" w:type="dxa"/>
            </w:tcMar>
          </w:tcPr>
          <w:p w14:paraId="5131D978" w14:textId="77777777" w:rsidR="00D4439A" w:rsidRDefault="00000000">
            <w:r>
              <w:rPr>
                <w:b/>
                <w:bCs/>
                <w:color w:val="375623"/>
                <w:sz w:val="18"/>
                <w:szCs w:val="18"/>
              </w:rPr>
              <w:t>LOW–MED</w:t>
            </w:r>
          </w:p>
        </w:tc>
        <w:tc>
          <w:tcPr>
            <w:tcW w:w="5460" w:type="dxa"/>
            <w:tcMar>
              <w:top w:w="80" w:type="dxa"/>
              <w:left w:w="120" w:type="dxa"/>
              <w:bottom w:w="80" w:type="dxa"/>
              <w:right w:w="120" w:type="dxa"/>
            </w:tcMar>
          </w:tcPr>
          <w:p w14:paraId="0070BB98" w14:textId="77777777" w:rsidR="00D4439A" w:rsidRDefault="00000000">
            <w:r>
              <w:rPr>
                <w:color w:val="000000"/>
                <w:sz w:val="18"/>
                <w:szCs w:val="18"/>
              </w:rPr>
              <w:t>SaaS can be bootstrapped; Django/Python stack lowers dev cost; main burn is sales/marketing</w:t>
            </w:r>
          </w:p>
        </w:tc>
      </w:tr>
      <w:tr w:rsidR="00D4439A" w14:paraId="231ACEA8" w14:textId="77777777" w:rsidTr="002A0C43">
        <w:tc>
          <w:tcPr>
            <w:tcW w:w="2800" w:type="dxa"/>
            <w:shd w:val="clear" w:color="auto" w:fill="F2F2F2"/>
            <w:tcMar>
              <w:top w:w="80" w:type="dxa"/>
              <w:left w:w="120" w:type="dxa"/>
              <w:bottom w:w="80" w:type="dxa"/>
              <w:right w:w="120" w:type="dxa"/>
            </w:tcMar>
          </w:tcPr>
          <w:p w14:paraId="54EC09FD" w14:textId="77777777" w:rsidR="00D4439A" w:rsidRDefault="00000000">
            <w:r>
              <w:rPr>
                <w:color w:val="000000"/>
                <w:sz w:val="18"/>
                <w:szCs w:val="18"/>
              </w:rPr>
              <w:t>Regulatory / Compliance</w:t>
            </w:r>
          </w:p>
        </w:tc>
        <w:tc>
          <w:tcPr>
            <w:tcW w:w="1100" w:type="dxa"/>
            <w:shd w:val="clear" w:color="auto" w:fill="E2EFDA"/>
            <w:tcMar>
              <w:top w:w="80" w:type="dxa"/>
              <w:left w:w="120" w:type="dxa"/>
              <w:bottom w:w="80" w:type="dxa"/>
              <w:right w:w="120" w:type="dxa"/>
            </w:tcMar>
          </w:tcPr>
          <w:p w14:paraId="7E4811BD" w14:textId="77777777" w:rsidR="00D4439A" w:rsidRDefault="00000000">
            <w:r>
              <w:rPr>
                <w:b/>
                <w:bCs/>
                <w:color w:val="375623"/>
                <w:sz w:val="18"/>
                <w:szCs w:val="18"/>
              </w:rPr>
              <w:t>LOW</w:t>
            </w:r>
          </w:p>
        </w:tc>
        <w:tc>
          <w:tcPr>
            <w:tcW w:w="5460" w:type="dxa"/>
            <w:shd w:val="clear" w:color="auto" w:fill="F2F2F2"/>
            <w:tcMar>
              <w:top w:w="80" w:type="dxa"/>
              <w:left w:w="120" w:type="dxa"/>
              <w:bottom w:w="80" w:type="dxa"/>
              <w:right w:w="120" w:type="dxa"/>
            </w:tcMar>
          </w:tcPr>
          <w:p w14:paraId="2DDD6FE7" w14:textId="77777777" w:rsidR="00D4439A" w:rsidRDefault="00000000">
            <w:r>
              <w:rPr>
                <w:color w:val="000000"/>
                <w:sz w:val="18"/>
                <w:szCs w:val="18"/>
              </w:rPr>
              <w:t>No specific licensing required; GDPR/CCPA data compliance is standard SaaS practice</w:t>
            </w:r>
          </w:p>
        </w:tc>
      </w:tr>
      <w:tr w:rsidR="00D4439A" w14:paraId="52B3A445" w14:textId="77777777" w:rsidTr="002A0C43">
        <w:tc>
          <w:tcPr>
            <w:tcW w:w="2800" w:type="dxa"/>
            <w:tcMar>
              <w:top w:w="80" w:type="dxa"/>
              <w:left w:w="120" w:type="dxa"/>
              <w:bottom w:w="80" w:type="dxa"/>
              <w:right w:w="120" w:type="dxa"/>
            </w:tcMar>
          </w:tcPr>
          <w:p w14:paraId="5676BF6C" w14:textId="77777777" w:rsidR="00D4439A" w:rsidRDefault="00000000">
            <w:r>
              <w:rPr>
                <w:color w:val="000000"/>
                <w:sz w:val="18"/>
                <w:szCs w:val="18"/>
              </w:rPr>
              <w:t>Network Effects</w:t>
            </w:r>
          </w:p>
        </w:tc>
        <w:tc>
          <w:tcPr>
            <w:tcW w:w="1100" w:type="dxa"/>
            <w:shd w:val="clear" w:color="auto" w:fill="FFF2CC"/>
            <w:tcMar>
              <w:top w:w="80" w:type="dxa"/>
              <w:left w:w="120" w:type="dxa"/>
              <w:bottom w:w="80" w:type="dxa"/>
              <w:right w:w="120" w:type="dxa"/>
            </w:tcMar>
          </w:tcPr>
          <w:p w14:paraId="249A7B83" w14:textId="77777777" w:rsidR="00D4439A" w:rsidRDefault="00000000">
            <w:r>
              <w:rPr>
                <w:b/>
                <w:bCs/>
                <w:color w:val="7F6000"/>
                <w:sz w:val="18"/>
                <w:szCs w:val="18"/>
              </w:rPr>
              <w:t>MEDIUM</w:t>
            </w:r>
          </w:p>
        </w:tc>
        <w:tc>
          <w:tcPr>
            <w:tcW w:w="5460" w:type="dxa"/>
            <w:tcMar>
              <w:top w:w="80" w:type="dxa"/>
              <w:left w:w="120" w:type="dxa"/>
              <w:bottom w:w="80" w:type="dxa"/>
              <w:right w:w="120" w:type="dxa"/>
            </w:tcMar>
          </w:tcPr>
          <w:p w14:paraId="55810BEF" w14:textId="77777777" w:rsidR="00D4439A" w:rsidRDefault="00000000">
            <w:r>
              <w:rPr>
                <w:color w:val="000000"/>
                <w:sz w:val="18"/>
                <w:szCs w:val="18"/>
              </w:rPr>
              <w:t>Sub-contractor networks and client portals create weak but real switching costs; not platform-defining</w:t>
            </w:r>
          </w:p>
        </w:tc>
      </w:tr>
      <w:tr w:rsidR="00D4439A" w14:paraId="0B48A5EC" w14:textId="77777777" w:rsidTr="002A0C43">
        <w:tc>
          <w:tcPr>
            <w:tcW w:w="2800" w:type="dxa"/>
            <w:shd w:val="clear" w:color="auto" w:fill="F2F2F2"/>
            <w:tcMar>
              <w:top w:w="80" w:type="dxa"/>
              <w:left w:w="120" w:type="dxa"/>
              <w:bottom w:w="80" w:type="dxa"/>
              <w:right w:w="120" w:type="dxa"/>
            </w:tcMar>
          </w:tcPr>
          <w:p w14:paraId="50B1B9BE" w14:textId="77777777" w:rsidR="00D4439A" w:rsidRDefault="00000000">
            <w:r>
              <w:rPr>
                <w:color w:val="000000"/>
                <w:sz w:val="18"/>
                <w:szCs w:val="18"/>
              </w:rPr>
              <w:t>Technology / Product</w:t>
            </w:r>
          </w:p>
        </w:tc>
        <w:tc>
          <w:tcPr>
            <w:tcW w:w="1100" w:type="dxa"/>
            <w:shd w:val="clear" w:color="auto" w:fill="FFF2CC"/>
            <w:tcMar>
              <w:top w:w="80" w:type="dxa"/>
              <w:left w:w="120" w:type="dxa"/>
              <w:bottom w:w="80" w:type="dxa"/>
              <w:right w:w="120" w:type="dxa"/>
            </w:tcMar>
          </w:tcPr>
          <w:p w14:paraId="4D2F7D39" w14:textId="77777777" w:rsidR="00D4439A" w:rsidRDefault="00000000">
            <w:r>
              <w:rPr>
                <w:b/>
                <w:bCs/>
                <w:color w:val="7F6000"/>
                <w:sz w:val="18"/>
                <w:szCs w:val="18"/>
              </w:rPr>
              <w:t>MEDIUM</w:t>
            </w:r>
          </w:p>
        </w:tc>
        <w:tc>
          <w:tcPr>
            <w:tcW w:w="5460" w:type="dxa"/>
            <w:shd w:val="clear" w:color="auto" w:fill="F2F2F2"/>
            <w:tcMar>
              <w:top w:w="80" w:type="dxa"/>
              <w:left w:w="120" w:type="dxa"/>
              <w:bottom w:w="80" w:type="dxa"/>
              <w:right w:w="120" w:type="dxa"/>
            </w:tcMar>
          </w:tcPr>
          <w:p w14:paraId="31E3CD53" w14:textId="77777777" w:rsidR="00D4439A" w:rsidRDefault="00000000">
            <w:r>
              <w:rPr>
                <w:color w:val="000000"/>
                <w:sz w:val="18"/>
                <w:szCs w:val="18"/>
              </w:rPr>
              <w:t>Core features are well-understood; AI integration and mobile-first UX are emerging differentiators</w:t>
            </w:r>
          </w:p>
        </w:tc>
      </w:tr>
      <w:tr w:rsidR="00D4439A" w14:paraId="402C26C4" w14:textId="77777777" w:rsidTr="002A0C43">
        <w:tc>
          <w:tcPr>
            <w:tcW w:w="2800" w:type="dxa"/>
            <w:tcMar>
              <w:top w:w="80" w:type="dxa"/>
              <w:left w:w="120" w:type="dxa"/>
              <w:bottom w:w="80" w:type="dxa"/>
              <w:right w:w="120" w:type="dxa"/>
            </w:tcMar>
          </w:tcPr>
          <w:p w14:paraId="7D120E1F" w14:textId="77777777" w:rsidR="00D4439A" w:rsidRDefault="00000000">
            <w:r>
              <w:rPr>
                <w:color w:val="000000"/>
                <w:sz w:val="18"/>
                <w:szCs w:val="18"/>
              </w:rPr>
              <w:t>Brand / Trust</w:t>
            </w:r>
          </w:p>
        </w:tc>
        <w:tc>
          <w:tcPr>
            <w:tcW w:w="1100" w:type="dxa"/>
            <w:shd w:val="clear" w:color="auto" w:fill="FFCCCC"/>
            <w:tcMar>
              <w:top w:w="80" w:type="dxa"/>
              <w:left w:w="120" w:type="dxa"/>
              <w:bottom w:w="80" w:type="dxa"/>
              <w:right w:w="120" w:type="dxa"/>
            </w:tcMar>
          </w:tcPr>
          <w:p w14:paraId="38B4AEBA" w14:textId="77777777" w:rsidR="00D4439A" w:rsidRDefault="00000000">
            <w:r>
              <w:rPr>
                <w:b/>
                <w:bCs/>
                <w:color w:val="9C0006"/>
                <w:sz w:val="18"/>
                <w:szCs w:val="18"/>
              </w:rPr>
              <w:t>MED–HIGH</w:t>
            </w:r>
          </w:p>
        </w:tc>
        <w:tc>
          <w:tcPr>
            <w:tcW w:w="5460" w:type="dxa"/>
            <w:tcMar>
              <w:top w:w="80" w:type="dxa"/>
              <w:left w:w="120" w:type="dxa"/>
              <w:bottom w:w="80" w:type="dxa"/>
              <w:right w:w="120" w:type="dxa"/>
            </w:tcMar>
          </w:tcPr>
          <w:p w14:paraId="069FEBF7" w14:textId="77777777" w:rsidR="00D4439A" w:rsidRDefault="00000000">
            <w:r>
              <w:rPr>
                <w:color w:val="000000"/>
                <w:sz w:val="18"/>
                <w:szCs w:val="18"/>
              </w:rPr>
              <w:t>Contractors are risk-averse; referral-driven; G2/Capterra reviews pivotal; trust takes years to build</w:t>
            </w:r>
          </w:p>
        </w:tc>
      </w:tr>
      <w:tr w:rsidR="00D4439A" w14:paraId="53416F42" w14:textId="77777777" w:rsidTr="002A0C43">
        <w:tc>
          <w:tcPr>
            <w:tcW w:w="2800" w:type="dxa"/>
            <w:shd w:val="clear" w:color="auto" w:fill="F2F2F2"/>
            <w:tcMar>
              <w:top w:w="80" w:type="dxa"/>
              <w:left w:w="120" w:type="dxa"/>
              <w:bottom w:w="80" w:type="dxa"/>
              <w:right w:w="120" w:type="dxa"/>
            </w:tcMar>
          </w:tcPr>
          <w:p w14:paraId="78D80457" w14:textId="77777777" w:rsidR="00D4439A" w:rsidRDefault="00000000">
            <w:r>
              <w:rPr>
                <w:color w:val="000000"/>
                <w:sz w:val="18"/>
                <w:szCs w:val="18"/>
              </w:rPr>
              <w:t>Distribution</w:t>
            </w:r>
          </w:p>
        </w:tc>
        <w:tc>
          <w:tcPr>
            <w:tcW w:w="1100" w:type="dxa"/>
            <w:shd w:val="clear" w:color="auto" w:fill="FFCCCC"/>
            <w:tcMar>
              <w:top w:w="80" w:type="dxa"/>
              <w:left w:w="120" w:type="dxa"/>
              <w:bottom w:w="80" w:type="dxa"/>
              <w:right w:w="120" w:type="dxa"/>
            </w:tcMar>
          </w:tcPr>
          <w:p w14:paraId="122B8754" w14:textId="77777777" w:rsidR="00D4439A" w:rsidRDefault="00000000">
            <w:r>
              <w:rPr>
                <w:b/>
                <w:bCs/>
                <w:color w:val="9C0006"/>
                <w:sz w:val="18"/>
                <w:szCs w:val="18"/>
              </w:rPr>
              <w:t>HIGH</w:t>
            </w:r>
          </w:p>
        </w:tc>
        <w:tc>
          <w:tcPr>
            <w:tcW w:w="5460" w:type="dxa"/>
            <w:shd w:val="clear" w:color="auto" w:fill="F2F2F2"/>
            <w:tcMar>
              <w:top w:w="80" w:type="dxa"/>
              <w:left w:w="120" w:type="dxa"/>
              <w:bottom w:w="80" w:type="dxa"/>
              <w:right w:w="120" w:type="dxa"/>
            </w:tcMar>
          </w:tcPr>
          <w:p w14:paraId="2AF34F99" w14:textId="77777777" w:rsidR="00D4439A" w:rsidRDefault="00000000">
            <w:r>
              <w:rPr>
                <w:color w:val="000000"/>
                <w:sz w:val="18"/>
                <w:szCs w:val="18"/>
              </w:rPr>
              <w:t>Reaching fragmented 3.9M small contractors is expensive; review aggregators, trade associations, and YouTube dominate</w:t>
            </w:r>
          </w:p>
        </w:tc>
      </w:tr>
      <w:tr w:rsidR="00D4439A" w14:paraId="38ED5AE4" w14:textId="77777777" w:rsidTr="002A0C43">
        <w:tc>
          <w:tcPr>
            <w:tcW w:w="2800" w:type="dxa"/>
            <w:tcMar>
              <w:top w:w="80" w:type="dxa"/>
              <w:left w:w="120" w:type="dxa"/>
              <w:bottom w:w="80" w:type="dxa"/>
              <w:right w:w="120" w:type="dxa"/>
            </w:tcMar>
          </w:tcPr>
          <w:p w14:paraId="1056062E" w14:textId="77777777" w:rsidR="00D4439A" w:rsidRDefault="00000000">
            <w:r>
              <w:rPr>
                <w:color w:val="000000"/>
                <w:sz w:val="18"/>
                <w:szCs w:val="18"/>
              </w:rPr>
              <w:t>Data Lock-In</w:t>
            </w:r>
          </w:p>
        </w:tc>
        <w:tc>
          <w:tcPr>
            <w:tcW w:w="1100" w:type="dxa"/>
            <w:shd w:val="clear" w:color="auto" w:fill="FFF2CC"/>
            <w:tcMar>
              <w:top w:w="80" w:type="dxa"/>
              <w:left w:w="120" w:type="dxa"/>
              <w:bottom w:w="80" w:type="dxa"/>
              <w:right w:w="120" w:type="dxa"/>
            </w:tcMar>
          </w:tcPr>
          <w:p w14:paraId="4F37C5F6" w14:textId="77777777" w:rsidR="00D4439A" w:rsidRDefault="00000000">
            <w:r>
              <w:rPr>
                <w:b/>
                <w:bCs/>
                <w:color w:val="7F6000"/>
                <w:sz w:val="18"/>
                <w:szCs w:val="18"/>
              </w:rPr>
              <w:t>MEDIUM</w:t>
            </w:r>
          </w:p>
        </w:tc>
        <w:tc>
          <w:tcPr>
            <w:tcW w:w="5460" w:type="dxa"/>
            <w:tcMar>
              <w:top w:w="80" w:type="dxa"/>
              <w:left w:w="120" w:type="dxa"/>
              <w:bottom w:w="80" w:type="dxa"/>
              <w:right w:w="120" w:type="dxa"/>
            </w:tcMar>
          </w:tcPr>
          <w:p w14:paraId="29B25180" w14:textId="77777777" w:rsidR="00D4439A" w:rsidRDefault="00000000">
            <w:r>
              <w:rPr>
                <w:color w:val="000000"/>
                <w:sz w:val="18"/>
                <w:szCs w:val="18"/>
              </w:rPr>
              <w:t>Incumbents (Buildertrend) create friction for data export; a differentiator for challengers who promise portability</w:t>
            </w:r>
          </w:p>
        </w:tc>
      </w:tr>
      <w:tr w:rsidR="00D4439A" w14:paraId="7EFE2277" w14:textId="77777777" w:rsidTr="002A0C43">
        <w:tc>
          <w:tcPr>
            <w:tcW w:w="2800" w:type="dxa"/>
            <w:shd w:val="clear" w:color="auto" w:fill="F2F2F2"/>
            <w:tcMar>
              <w:top w:w="80" w:type="dxa"/>
              <w:left w:w="120" w:type="dxa"/>
              <w:bottom w:w="80" w:type="dxa"/>
              <w:right w:w="120" w:type="dxa"/>
            </w:tcMar>
          </w:tcPr>
          <w:p w14:paraId="04C4A9EF" w14:textId="77777777" w:rsidR="00D4439A" w:rsidRDefault="00000000">
            <w:r>
              <w:rPr>
                <w:color w:val="000000"/>
                <w:sz w:val="18"/>
                <w:szCs w:val="18"/>
              </w:rPr>
              <w:t>Integrations Ecosystem</w:t>
            </w:r>
          </w:p>
        </w:tc>
        <w:tc>
          <w:tcPr>
            <w:tcW w:w="1100" w:type="dxa"/>
            <w:shd w:val="clear" w:color="auto" w:fill="FFF2CC"/>
            <w:tcMar>
              <w:top w:w="80" w:type="dxa"/>
              <w:left w:w="120" w:type="dxa"/>
              <w:bottom w:w="80" w:type="dxa"/>
              <w:right w:w="120" w:type="dxa"/>
            </w:tcMar>
          </w:tcPr>
          <w:p w14:paraId="07B7E5C8" w14:textId="77777777" w:rsidR="00D4439A" w:rsidRDefault="00000000">
            <w:r>
              <w:rPr>
                <w:b/>
                <w:bCs/>
                <w:color w:val="7F6000"/>
                <w:sz w:val="18"/>
                <w:szCs w:val="18"/>
              </w:rPr>
              <w:t>MEDIUM</w:t>
            </w:r>
          </w:p>
        </w:tc>
        <w:tc>
          <w:tcPr>
            <w:tcW w:w="5460" w:type="dxa"/>
            <w:shd w:val="clear" w:color="auto" w:fill="F2F2F2"/>
            <w:tcMar>
              <w:top w:w="80" w:type="dxa"/>
              <w:left w:w="120" w:type="dxa"/>
              <w:bottom w:w="80" w:type="dxa"/>
              <w:right w:w="120" w:type="dxa"/>
            </w:tcMar>
          </w:tcPr>
          <w:p w14:paraId="34F6E6B9" w14:textId="77777777" w:rsidR="00D4439A" w:rsidRDefault="00000000">
            <w:r>
              <w:rPr>
                <w:color w:val="000000"/>
                <w:sz w:val="18"/>
                <w:szCs w:val="18"/>
              </w:rPr>
              <w:t>QuickBooks sync, DocuSign, Stripe, EagleView are table-stakes; API partnerships take time to establish</w:t>
            </w:r>
          </w:p>
        </w:tc>
      </w:tr>
      <w:tr w:rsidR="00D4439A" w14:paraId="40D26344" w14:textId="77777777" w:rsidTr="002A0C43">
        <w:tc>
          <w:tcPr>
            <w:tcW w:w="2800" w:type="dxa"/>
            <w:shd w:val="clear" w:color="auto" w:fill="D5E8F0"/>
            <w:tcMar>
              <w:top w:w="80" w:type="dxa"/>
              <w:left w:w="120" w:type="dxa"/>
              <w:bottom w:w="80" w:type="dxa"/>
              <w:right w:w="120" w:type="dxa"/>
            </w:tcMar>
          </w:tcPr>
          <w:p w14:paraId="767D3892" w14:textId="77777777" w:rsidR="00D4439A" w:rsidRDefault="00000000">
            <w:r>
              <w:rPr>
                <w:b/>
                <w:bCs/>
                <w:color w:val="000000"/>
                <w:sz w:val="18"/>
                <w:szCs w:val="18"/>
              </w:rPr>
              <w:t>OVERALL</w:t>
            </w:r>
          </w:p>
        </w:tc>
        <w:tc>
          <w:tcPr>
            <w:tcW w:w="1100" w:type="dxa"/>
            <w:shd w:val="clear" w:color="auto" w:fill="2E75B6"/>
            <w:tcMar>
              <w:top w:w="80" w:type="dxa"/>
              <w:left w:w="120" w:type="dxa"/>
              <w:bottom w:w="80" w:type="dxa"/>
              <w:right w:w="120" w:type="dxa"/>
            </w:tcMar>
          </w:tcPr>
          <w:p w14:paraId="3CF0374B" w14:textId="77777777" w:rsidR="00D4439A" w:rsidRDefault="00000000">
            <w:r>
              <w:rPr>
                <w:b/>
                <w:bCs/>
                <w:color w:val="FFFFFF"/>
                <w:sz w:val="18"/>
                <w:szCs w:val="18"/>
              </w:rPr>
              <w:t>MEDIUM</w:t>
            </w:r>
          </w:p>
        </w:tc>
        <w:tc>
          <w:tcPr>
            <w:tcW w:w="5460" w:type="dxa"/>
            <w:shd w:val="clear" w:color="auto" w:fill="D5E8F0"/>
            <w:tcMar>
              <w:top w:w="80" w:type="dxa"/>
              <w:left w:w="120" w:type="dxa"/>
              <w:bottom w:w="80" w:type="dxa"/>
              <w:right w:w="120" w:type="dxa"/>
            </w:tcMar>
          </w:tcPr>
          <w:p w14:paraId="668614A1" w14:textId="77777777" w:rsidR="00D4439A" w:rsidRDefault="00000000">
            <w:r>
              <w:rPr>
                <w:color w:val="000000"/>
                <w:sz w:val="18"/>
                <w:szCs w:val="18"/>
              </w:rPr>
              <w:t>Low enough for a well-funded/lean team to enter; high enough that brand and distribution are the true long-term moats, not technology.</w:t>
            </w:r>
          </w:p>
        </w:tc>
      </w:tr>
    </w:tbl>
    <w:p w14:paraId="62370E6E" w14:textId="77777777" w:rsidR="00D4439A" w:rsidRDefault="00D4439A">
      <w:pPr>
        <w:spacing w:after="80"/>
      </w:pPr>
    </w:p>
    <w:p w14:paraId="75316CEC" w14:textId="77777777" w:rsidR="00D443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3B4BBE4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042C8735" w14:textId="77777777" w:rsidR="00D4439A" w:rsidRDefault="00000000">
            <w:r>
              <w:rPr>
                <w:b/>
                <w:bCs/>
                <w:color w:val="FFFFFF"/>
                <w:sz w:val="32"/>
                <w:szCs w:val="32"/>
              </w:rPr>
              <w:t>SECTION 3  —  KEY PLAYERS ANALYSIS</w:t>
            </w:r>
          </w:p>
        </w:tc>
      </w:tr>
    </w:tbl>
    <w:p w14:paraId="63CF1184" w14:textId="77777777" w:rsidR="00D4439A" w:rsidRDefault="00D4439A">
      <w:pPr>
        <w:spacing w:after="80"/>
      </w:pPr>
    </w:p>
    <w:p w14:paraId="19DFD47D" w14:textId="77777777" w:rsidR="00D4439A" w:rsidRDefault="00000000">
      <w:pPr>
        <w:pStyle w:val="Heading2"/>
      </w:pPr>
      <w:bookmarkStart w:id="15" w:name="_Toc233477297"/>
      <w:r>
        <w:t>3.1  Competitive Landscape Table</w:t>
      </w:r>
      <w:bookmarkEnd w:id="15"/>
    </w:p>
    <w:p w14:paraId="3AE78997"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1336"/>
        <w:gridCol w:w="1261"/>
        <w:gridCol w:w="1341"/>
        <w:gridCol w:w="1990"/>
        <w:gridCol w:w="2101"/>
      </w:tblGrid>
      <w:tr w:rsidR="00D4439A" w14:paraId="3F6E52BA" w14:textId="77777777" w:rsidTr="002A0C43">
        <w:tc>
          <w:tcPr>
            <w:tcW w:w="1300" w:type="dxa"/>
            <w:shd w:val="clear" w:color="auto" w:fill="2E75B6"/>
            <w:tcMar>
              <w:top w:w="80" w:type="dxa"/>
              <w:left w:w="120" w:type="dxa"/>
              <w:bottom w:w="80" w:type="dxa"/>
              <w:right w:w="120" w:type="dxa"/>
            </w:tcMar>
          </w:tcPr>
          <w:p w14:paraId="5F9638F3" w14:textId="77777777" w:rsidR="00D4439A" w:rsidRDefault="00000000">
            <w:r>
              <w:rPr>
                <w:b/>
                <w:bCs/>
                <w:color w:val="FFFFFF"/>
                <w:sz w:val="18"/>
                <w:szCs w:val="18"/>
              </w:rPr>
              <w:t>Company</w:t>
            </w:r>
          </w:p>
        </w:tc>
        <w:tc>
          <w:tcPr>
            <w:tcW w:w="1350" w:type="dxa"/>
            <w:shd w:val="clear" w:color="auto" w:fill="2E75B6"/>
            <w:tcMar>
              <w:top w:w="80" w:type="dxa"/>
              <w:left w:w="120" w:type="dxa"/>
              <w:bottom w:w="80" w:type="dxa"/>
              <w:right w:w="120" w:type="dxa"/>
            </w:tcMar>
          </w:tcPr>
          <w:p w14:paraId="2113ACFA" w14:textId="77777777" w:rsidR="00D4439A" w:rsidRDefault="00000000">
            <w:r>
              <w:rPr>
                <w:b/>
                <w:bCs/>
                <w:color w:val="FFFFFF"/>
                <w:sz w:val="18"/>
                <w:szCs w:val="18"/>
              </w:rPr>
              <w:t>Est. Revenue / Users</w:t>
            </w:r>
          </w:p>
        </w:tc>
        <w:tc>
          <w:tcPr>
            <w:tcW w:w="1260" w:type="dxa"/>
            <w:shd w:val="clear" w:color="auto" w:fill="2E75B6"/>
            <w:tcMar>
              <w:top w:w="80" w:type="dxa"/>
              <w:left w:w="120" w:type="dxa"/>
              <w:bottom w:w="80" w:type="dxa"/>
              <w:right w:w="120" w:type="dxa"/>
            </w:tcMar>
          </w:tcPr>
          <w:p w14:paraId="0ADFBF7A" w14:textId="77777777" w:rsidR="00D4439A" w:rsidRDefault="00000000">
            <w:r>
              <w:rPr>
                <w:b/>
                <w:bCs/>
                <w:color w:val="FFFFFF"/>
                <w:sz w:val="18"/>
                <w:szCs w:val="18"/>
              </w:rPr>
              <w:t>Target Segment</w:t>
            </w:r>
          </w:p>
        </w:tc>
        <w:tc>
          <w:tcPr>
            <w:tcW w:w="1050" w:type="dxa"/>
            <w:shd w:val="clear" w:color="auto" w:fill="2E75B6"/>
            <w:tcMar>
              <w:top w:w="80" w:type="dxa"/>
              <w:left w:w="120" w:type="dxa"/>
              <w:bottom w:w="80" w:type="dxa"/>
              <w:right w:w="120" w:type="dxa"/>
            </w:tcMar>
          </w:tcPr>
          <w:p w14:paraId="44C157D4" w14:textId="77777777" w:rsidR="00D4439A" w:rsidRDefault="00000000">
            <w:r>
              <w:rPr>
                <w:b/>
                <w:bCs/>
                <w:color w:val="FFFFFF"/>
                <w:sz w:val="18"/>
                <w:szCs w:val="18"/>
              </w:rPr>
              <w:t>Pricing</w:t>
            </w:r>
          </w:p>
        </w:tc>
        <w:tc>
          <w:tcPr>
            <w:tcW w:w="2200" w:type="dxa"/>
            <w:shd w:val="clear" w:color="auto" w:fill="2E75B6"/>
            <w:tcMar>
              <w:top w:w="80" w:type="dxa"/>
              <w:left w:w="120" w:type="dxa"/>
              <w:bottom w:w="80" w:type="dxa"/>
              <w:right w:w="120" w:type="dxa"/>
            </w:tcMar>
          </w:tcPr>
          <w:p w14:paraId="485335CF" w14:textId="77777777" w:rsidR="00D4439A" w:rsidRDefault="00000000">
            <w:r>
              <w:rPr>
                <w:b/>
                <w:bCs/>
                <w:color w:val="FFFFFF"/>
                <w:sz w:val="18"/>
                <w:szCs w:val="18"/>
              </w:rPr>
              <w:t>Key Strengths</w:t>
            </w:r>
          </w:p>
        </w:tc>
        <w:tc>
          <w:tcPr>
            <w:tcW w:w="2200" w:type="dxa"/>
            <w:shd w:val="clear" w:color="auto" w:fill="2E75B6"/>
            <w:tcMar>
              <w:top w:w="80" w:type="dxa"/>
              <w:left w:w="120" w:type="dxa"/>
              <w:bottom w:w="80" w:type="dxa"/>
              <w:right w:w="120" w:type="dxa"/>
            </w:tcMar>
          </w:tcPr>
          <w:p w14:paraId="3B441F37" w14:textId="77777777" w:rsidR="00D4439A" w:rsidRDefault="00000000">
            <w:r>
              <w:rPr>
                <w:b/>
                <w:bCs/>
                <w:color w:val="FFFFFF"/>
                <w:sz w:val="18"/>
                <w:szCs w:val="18"/>
              </w:rPr>
              <w:t>Key Weaknesses</w:t>
            </w:r>
          </w:p>
        </w:tc>
      </w:tr>
      <w:tr w:rsidR="00D4439A" w14:paraId="7C6D3AAD" w14:textId="77777777" w:rsidTr="002A0C43">
        <w:tc>
          <w:tcPr>
            <w:tcW w:w="1300" w:type="dxa"/>
            <w:tcMar>
              <w:top w:w="80" w:type="dxa"/>
              <w:left w:w="120" w:type="dxa"/>
              <w:bottom w:w="80" w:type="dxa"/>
              <w:right w:w="120" w:type="dxa"/>
            </w:tcMar>
          </w:tcPr>
          <w:p w14:paraId="066889EF" w14:textId="77777777" w:rsidR="00D4439A" w:rsidRDefault="00000000">
            <w:r>
              <w:rPr>
                <w:b/>
                <w:bCs/>
                <w:color w:val="000000"/>
                <w:sz w:val="18"/>
                <w:szCs w:val="18"/>
              </w:rPr>
              <w:t>Procore</w:t>
            </w:r>
          </w:p>
        </w:tc>
        <w:tc>
          <w:tcPr>
            <w:tcW w:w="1350" w:type="dxa"/>
            <w:tcMar>
              <w:top w:w="80" w:type="dxa"/>
              <w:left w:w="120" w:type="dxa"/>
              <w:bottom w:w="80" w:type="dxa"/>
              <w:right w:w="120" w:type="dxa"/>
            </w:tcMar>
          </w:tcPr>
          <w:p w14:paraId="73803990" w14:textId="77777777" w:rsidR="00D4439A" w:rsidRDefault="00000000">
            <w:r>
              <w:rPr>
                <w:color w:val="000000"/>
                <w:sz w:val="18"/>
                <w:szCs w:val="18"/>
              </w:rPr>
              <w:t>$1B+ ARR; 14,000+ customers</w:t>
            </w:r>
          </w:p>
        </w:tc>
        <w:tc>
          <w:tcPr>
            <w:tcW w:w="1260" w:type="dxa"/>
            <w:tcMar>
              <w:top w:w="80" w:type="dxa"/>
              <w:left w:w="120" w:type="dxa"/>
              <w:bottom w:w="80" w:type="dxa"/>
              <w:right w:w="120" w:type="dxa"/>
            </w:tcMar>
          </w:tcPr>
          <w:p w14:paraId="192D3BCE" w14:textId="77777777" w:rsidR="00D4439A" w:rsidRDefault="00000000">
            <w:r>
              <w:rPr>
                <w:color w:val="000000"/>
                <w:sz w:val="18"/>
                <w:szCs w:val="18"/>
              </w:rPr>
              <w:t>Large commercial GC, $50M+ volume</w:t>
            </w:r>
          </w:p>
        </w:tc>
        <w:tc>
          <w:tcPr>
            <w:tcW w:w="1050" w:type="dxa"/>
            <w:tcMar>
              <w:top w:w="80" w:type="dxa"/>
              <w:left w:w="120" w:type="dxa"/>
              <w:bottom w:w="80" w:type="dxa"/>
              <w:right w:w="120" w:type="dxa"/>
            </w:tcMar>
          </w:tcPr>
          <w:p w14:paraId="775C164A" w14:textId="77777777" w:rsidR="00D4439A" w:rsidRDefault="00000000">
            <w:r>
              <w:rPr>
                <w:color w:val="000000"/>
                <w:sz w:val="18"/>
                <w:szCs w:val="18"/>
              </w:rPr>
              <w:t>$20K–$100K+/yr</w:t>
            </w:r>
          </w:p>
        </w:tc>
        <w:tc>
          <w:tcPr>
            <w:tcW w:w="2200" w:type="dxa"/>
            <w:tcMar>
              <w:top w:w="80" w:type="dxa"/>
              <w:left w:w="120" w:type="dxa"/>
              <w:bottom w:w="80" w:type="dxa"/>
              <w:right w:w="120" w:type="dxa"/>
            </w:tcMar>
          </w:tcPr>
          <w:p w14:paraId="22D00786" w14:textId="77777777" w:rsidR="00D4439A" w:rsidRDefault="00000000">
            <w:r>
              <w:rPr>
                <w:color w:val="000000"/>
                <w:sz w:val="18"/>
                <w:szCs w:val="18"/>
              </w:rPr>
              <w:t>Deep feature set; dominant brand; strong integrations; modular; public company (PCOR)</w:t>
            </w:r>
          </w:p>
        </w:tc>
        <w:tc>
          <w:tcPr>
            <w:tcW w:w="2200" w:type="dxa"/>
            <w:tcMar>
              <w:top w:w="80" w:type="dxa"/>
              <w:left w:w="120" w:type="dxa"/>
              <w:bottom w:w="80" w:type="dxa"/>
              <w:right w:w="120" w:type="dxa"/>
            </w:tcMar>
          </w:tcPr>
          <w:p w14:paraId="21BD7639" w14:textId="77777777" w:rsidR="00D4439A" w:rsidRDefault="00000000">
            <w:r>
              <w:rPr>
                <w:color w:val="000000"/>
                <w:sz w:val="18"/>
                <w:szCs w:val="18"/>
              </w:rPr>
              <w:t>Too complex/expensive for small contractors; steep learning curve; modular pricing inflates cost</w:t>
            </w:r>
          </w:p>
        </w:tc>
      </w:tr>
      <w:tr w:rsidR="00D4439A" w14:paraId="77682CDE" w14:textId="77777777" w:rsidTr="002A0C43">
        <w:tc>
          <w:tcPr>
            <w:tcW w:w="1300" w:type="dxa"/>
            <w:shd w:val="clear" w:color="auto" w:fill="F2F2F2"/>
            <w:tcMar>
              <w:top w:w="80" w:type="dxa"/>
              <w:left w:w="120" w:type="dxa"/>
              <w:bottom w:w="80" w:type="dxa"/>
              <w:right w:w="120" w:type="dxa"/>
            </w:tcMar>
          </w:tcPr>
          <w:p w14:paraId="0570F41D" w14:textId="77777777" w:rsidR="00D4439A" w:rsidRDefault="00000000">
            <w:r>
              <w:rPr>
                <w:b/>
                <w:bCs/>
                <w:color w:val="000000"/>
                <w:sz w:val="18"/>
                <w:szCs w:val="18"/>
              </w:rPr>
              <w:t>Buildertrend</w:t>
            </w:r>
          </w:p>
        </w:tc>
        <w:tc>
          <w:tcPr>
            <w:tcW w:w="1350" w:type="dxa"/>
            <w:shd w:val="clear" w:color="auto" w:fill="F2F2F2"/>
            <w:tcMar>
              <w:top w:w="80" w:type="dxa"/>
              <w:left w:w="120" w:type="dxa"/>
              <w:bottom w:w="80" w:type="dxa"/>
              <w:right w:w="120" w:type="dxa"/>
            </w:tcMar>
          </w:tcPr>
          <w:p w14:paraId="5951BA5A" w14:textId="77777777" w:rsidR="00D4439A" w:rsidRDefault="00000000">
            <w:r>
              <w:rPr>
                <w:color w:val="000000"/>
                <w:sz w:val="18"/>
                <w:szCs w:val="18"/>
              </w:rPr>
              <w:t>Est. $150–200M ARR; 1M+ users</w:t>
            </w:r>
          </w:p>
        </w:tc>
        <w:tc>
          <w:tcPr>
            <w:tcW w:w="1260" w:type="dxa"/>
            <w:shd w:val="clear" w:color="auto" w:fill="F2F2F2"/>
            <w:tcMar>
              <w:top w:w="80" w:type="dxa"/>
              <w:left w:w="120" w:type="dxa"/>
              <w:bottom w:w="80" w:type="dxa"/>
              <w:right w:w="120" w:type="dxa"/>
            </w:tcMar>
          </w:tcPr>
          <w:p w14:paraId="2F66E2EB" w14:textId="77777777" w:rsidR="00D4439A" w:rsidRDefault="00000000">
            <w:r>
              <w:rPr>
                <w:color w:val="000000"/>
                <w:sz w:val="18"/>
                <w:szCs w:val="18"/>
              </w:rPr>
              <w:t>Residential builders, remodelers</w:t>
            </w:r>
          </w:p>
        </w:tc>
        <w:tc>
          <w:tcPr>
            <w:tcW w:w="1050" w:type="dxa"/>
            <w:shd w:val="clear" w:color="auto" w:fill="F2F2F2"/>
            <w:tcMar>
              <w:top w:w="80" w:type="dxa"/>
              <w:left w:w="120" w:type="dxa"/>
              <w:bottom w:w="80" w:type="dxa"/>
              <w:right w:w="120" w:type="dxa"/>
            </w:tcMar>
          </w:tcPr>
          <w:p w14:paraId="191C0B25" w14:textId="7D9F7B59" w:rsidR="00D4439A" w:rsidRDefault="00000000">
            <w:r>
              <w:rPr>
                <w:color w:val="000000"/>
                <w:sz w:val="18"/>
                <w:szCs w:val="18"/>
              </w:rPr>
              <w:t>$339–$1,099/</w:t>
            </w:r>
            <w:r w:rsidR="00975F0E">
              <w:rPr>
                <w:color w:val="000000"/>
                <w:sz w:val="18"/>
                <w:szCs w:val="18"/>
              </w:rPr>
              <w:t>month</w:t>
            </w:r>
          </w:p>
        </w:tc>
        <w:tc>
          <w:tcPr>
            <w:tcW w:w="2200" w:type="dxa"/>
            <w:shd w:val="clear" w:color="auto" w:fill="F2F2F2"/>
            <w:tcMar>
              <w:top w:w="80" w:type="dxa"/>
              <w:left w:w="120" w:type="dxa"/>
              <w:bottom w:w="80" w:type="dxa"/>
              <w:right w:w="120" w:type="dxa"/>
            </w:tcMar>
          </w:tcPr>
          <w:p w14:paraId="63E43FA3" w14:textId="77777777" w:rsidR="00D4439A" w:rsidRDefault="00000000">
            <w:r>
              <w:rPr>
                <w:color w:val="000000"/>
                <w:sz w:val="18"/>
                <w:szCs w:val="18"/>
              </w:rPr>
              <w:t>Largest SME user base; brand recognition; full feature set (CRM, scheduling, budgets, portal)</w:t>
            </w:r>
          </w:p>
        </w:tc>
        <w:tc>
          <w:tcPr>
            <w:tcW w:w="2200" w:type="dxa"/>
            <w:shd w:val="clear" w:color="auto" w:fill="F2F2F2"/>
            <w:tcMar>
              <w:top w:w="80" w:type="dxa"/>
              <w:left w:w="120" w:type="dxa"/>
              <w:bottom w:w="80" w:type="dxa"/>
              <w:right w:w="120" w:type="dxa"/>
            </w:tcMar>
          </w:tcPr>
          <w:p w14:paraId="466A4F12" w14:textId="77777777" w:rsidR="00D4439A" w:rsidRDefault="00000000">
            <w:r>
              <w:rPr>
                <w:color w:val="000000"/>
                <w:sz w:val="18"/>
                <w:szCs w:val="18"/>
              </w:rPr>
              <w:t>Expensive for small operators; poor data portability; no free trial; weak CRM; CoConstruct distraction</w:t>
            </w:r>
          </w:p>
        </w:tc>
      </w:tr>
      <w:tr w:rsidR="00D4439A" w14:paraId="6D7391A1" w14:textId="77777777" w:rsidTr="002A0C43">
        <w:tc>
          <w:tcPr>
            <w:tcW w:w="1300" w:type="dxa"/>
            <w:tcMar>
              <w:top w:w="80" w:type="dxa"/>
              <w:left w:w="120" w:type="dxa"/>
              <w:bottom w:w="80" w:type="dxa"/>
              <w:right w:w="120" w:type="dxa"/>
            </w:tcMar>
          </w:tcPr>
          <w:p w14:paraId="728E3DDA" w14:textId="77777777" w:rsidR="00D4439A" w:rsidRDefault="00000000">
            <w:r>
              <w:rPr>
                <w:b/>
                <w:bCs/>
                <w:color w:val="000000"/>
                <w:sz w:val="18"/>
                <w:szCs w:val="18"/>
              </w:rPr>
              <w:t>Autodesk Build</w:t>
            </w:r>
          </w:p>
        </w:tc>
        <w:tc>
          <w:tcPr>
            <w:tcW w:w="1350" w:type="dxa"/>
            <w:tcMar>
              <w:top w:w="80" w:type="dxa"/>
              <w:left w:w="120" w:type="dxa"/>
              <w:bottom w:w="80" w:type="dxa"/>
              <w:right w:w="120" w:type="dxa"/>
            </w:tcMar>
          </w:tcPr>
          <w:p w14:paraId="55E7C21D" w14:textId="77777777" w:rsidR="00D4439A" w:rsidRDefault="00000000">
            <w:r>
              <w:rPr>
                <w:color w:val="000000"/>
                <w:sz w:val="18"/>
                <w:szCs w:val="18"/>
              </w:rPr>
              <w:t>Segment of $5.9B Autodesk</w:t>
            </w:r>
          </w:p>
        </w:tc>
        <w:tc>
          <w:tcPr>
            <w:tcW w:w="1260" w:type="dxa"/>
            <w:tcMar>
              <w:top w:w="80" w:type="dxa"/>
              <w:left w:w="120" w:type="dxa"/>
              <w:bottom w:w="80" w:type="dxa"/>
              <w:right w:w="120" w:type="dxa"/>
            </w:tcMar>
          </w:tcPr>
          <w:p w14:paraId="370EBE5C" w14:textId="77777777" w:rsidR="00D4439A" w:rsidRDefault="00000000">
            <w:r>
              <w:rPr>
                <w:color w:val="000000"/>
                <w:sz w:val="18"/>
                <w:szCs w:val="18"/>
              </w:rPr>
              <w:t>Commercial GC, large residential</w:t>
            </w:r>
          </w:p>
        </w:tc>
        <w:tc>
          <w:tcPr>
            <w:tcW w:w="1050" w:type="dxa"/>
            <w:tcMar>
              <w:top w:w="80" w:type="dxa"/>
              <w:left w:w="120" w:type="dxa"/>
              <w:bottom w:w="80" w:type="dxa"/>
              <w:right w:w="120" w:type="dxa"/>
            </w:tcMar>
          </w:tcPr>
          <w:p w14:paraId="4BA99182" w14:textId="77777777" w:rsidR="00D4439A" w:rsidRDefault="00000000">
            <w:r>
              <w:rPr>
                <w:color w:val="000000"/>
                <w:sz w:val="18"/>
                <w:szCs w:val="18"/>
              </w:rPr>
              <w:t>Enterprise seats-based</w:t>
            </w:r>
          </w:p>
        </w:tc>
        <w:tc>
          <w:tcPr>
            <w:tcW w:w="2200" w:type="dxa"/>
            <w:tcMar>
              <w:top w:w="80" w:type="dxa"/>
              <w:left w:w="120" w:type="dxa"/>
              <w:bottom w:w="80" w:type="dxa"/>
              <w:right w:w="120" w:type="dxa"/>
            </w:tcMar>
          </w:tcPr>
          <w:p w14:paraId="43400A02" w14:textId="77777777" w:rsidR="00D4439A" w:rsidRDefault="00000000">
            <w:r>
              <w:rPr>
                <w:color w:val="000000"/>
                <w:sz w:val="18"/>
                <w:szCs w:val="18"/>
              </w:rPr>
              <w:t>BIM integration; global brand; Autodesk ecosystem lock-in; heavy AI investment</w:t>
            </w:r>
          </w:p>
        </w:tc>
        <w:tc>
          <w:tcPr>
            <w:tcW w:w="2200" w:type="dxa"/>
            <w:tcMar>
              <w:top w:w="80" w:type="dxa"/>
              <w:left w:w="120" w:type="dxa"/>
              <w:bottom w:w="80" w:type="dxa"/>
              <w:right w:w="120" w:type="dxa"/>
            </w:tcMar>
          </w:tcPr>
          <w:p w14:paraId="0ACCCA25" w14:textId="77777777" w:rsidR="00D4439A" w:rsidRDefault="00000000">
            <w:r>
              <w:rPr>
                <w:color w:val="000000"/>
                <w:sz w:val="18"/>
                <w:szCs w:val="18"/>
              </w:rPr>
              <w:t>Not relevant for small contractors; expensive; complex; requires existing Autodesk relationship</w:t>
            </w:r>
          </w:p>
        </w:tc>
      </w:tr>
      <w:tr w:rsidR="00D4439A" w14:paraId="5BE39F42" w14:textId="77777777" w:rsidTr="002A0C43">
        <w:tc>
          <w:tcPr>
            <w:tcW w:w="1300" w:type="dxa"/>
            <w:shd w:val="clear" w:color="auto" w:fill="D5E8F0"/>
            <w:tcMar>
              <w:top w:w="80" w:type="dxa"/>
              <w:left w:w="120" w:type="dxa"/>
              <w:bottom w:w="80" w:type="dxa"/>
              <w:right w:w="120" w:type="dxa"/>
            </w:tcMar>
          </w:tcPr>
          <w:p w14:paraId="05A6C36E" w14:textId="77777777" w:rsidR="00D4439A" w:rsidRDefault="00000000">
            <w:r>
              <w:rPr>
                <w:b/>
                <w:bCs/>
                <w:color w:val="000000"/>
                <w:sz w:val="18"/>
                <w:szCs w:val="18"/>
              </w:rPr>
              <w:t>JobTread</w:t>
            </w:r>
          </w:p>
        </w:tc>
        <w:tc>
          <w:tcPr>
            <w:tcW w:w="1350" w:type="dxa"/>
            <w:shd w:val="clear" w:color="auto" w:fill="D5E8F0"/>
            <w:tcMar>
              <w:top w:w="80" w:type="dxa"/>
              <w:left w:w="120" w:type="dxa"/>
              <w:bottom w:w="80" w:type="dxa"/>
              <w:right w:w="120" w:type="dxa"/>
            </w:tcMar>
          </w:tcPr>
          <w:p w14:paraId="69A402D7" w14:textId="77777777" w:rsidR="00D4439A" w:rsidRDefault="00000000">
            <w:r>
              <w:rPr>
                <w:color w:val="000000"/>
                <w:sz w:val="18"/>
                <w:szCs w:val="18"/>
              </w:rPr>
              <w:t>Private; 7,500+ customers (Q1 2025)</w:t>
            </w:r>
          </w:p>
        </w:tc>
        <w:tc>
          <w:tcPr>
            <w:tcW w:w="1260" w:type="dxa"/>
            <w:shd w:val="clear" w:color="auto" w:fill="D5E8F0"/>
            <w:tcMar>
              <w:top w:w="80" w:type="dxa"/>
              <w:left w:w="120" w:type="dxa"/>
              <w:bottom w:w="80" w:type="dxa"/>
              <w:right w:w="120" w:type="dxa"/>
            </w:tcMar>
          </w:tcPr>
          <w:p w14:paraId="540DCE91" w14:textId="77777777" w:rsidR="00D4439A" w:rsidRDefault="00000000">
            <w:r>
              <w:rPr>
                <w:color w:val="000000"/>
                <w:sz w:val="18"/>
                <w:szCs w:val="18"/>
              </w:rPr>
              <w:t>Small GC, remodelers, $500K–$5M</w:t>
            </w:r>
          </w:p>
        </w:tc>
        <w:tc>
          <w:tcPr>
            <w:tcW w:w="1050" w:type="dxa"/>
            <w:shd w:val="clear" w:color="auto" w:fill="D5E8F0"/>
            <w:tcMar>
              <w:top w:w="80" w:type="dxa"/>
              <w:left w:w="120" w:type="dxa"/>
              <w:bottom w:w="80" w:type="dxa"/>
              <w:right w:w="120" w:type="dxa"/>
            </w:tcMar>
          </w:tcPr>
          <w:p w14:paraId="30BA7010" w14:textId="3968C002" w:rsidR="00D4439A" w:rsidRDefault="00000000">
            <w:r>
              <w:rPr>
                <w:color w:val="000000"/>
                <w:sz w:val="18"/>
                <w:szCs w:val="18"/>
              </w:rPr>
              <w:t>$159</w:t>
            </w:r>
            <w:r w:rsidR="00692431">
              <w:rPr>
                <w:color w:val="000000"/>
                <w:sz w:val="18"/>
                <w:szCs w:val="18"/>
              </w:rPr>
              <w:t xml:space="preserve">/month </w:t>
            </w:r>
            <w:r>
              <w:rPr>
                <w:color w:val="000000"/>
                <w:sz w:val="18"/>
                <w:szCs w:val="18"/>
              </w:rPr>
              <w:t>+ $18/user</w:t>
            </w:r>
          </w:p>
        </w:tc>
        <w:tc>
          <w:tcPr>
            <w:tcW w:w="2200" w:type="dxa"/>
            <w:shd w:val="clear" w:color="auto" w:fill="D5E8F0"/>
            <w:tcMar>
              <w:top w:w="80" w:type="dxa"/>
              <w:left w:w="120" w:type="dxa"/>
              <w:bottom w:w="80" w:type="dxa"/>
              <w:right w:w="120" w:type="dxa"/>
            </w:tcMar>
          </w:tcPr>
          <w:p w14:paraId="7B69D20D" w14:textId="77777777" w:rsidR="00D4439A" w:rsidRDefault="00000000">
            <w:r>
              <w:rPr>
                <w:color w:val="000000"/>
                <w:sz w:val="18"/>
                <w:szCs w:val="18"/>
              </w:rPr>
              <w:t>Highest user satisfaction ratings; rapid growth (#6 Deloitte Fast 500); clean UX; transparent pricing; strong estimating</w:t>
            </w:r>
          </w:p>
        </w:tc>
        <w:tc>
          <w:tcPr>
            <w:tcW w:w="2200" w:type="dxa"/>
            <w:shd w:val="clear" w:color="auto" w:fill="D5E8F0"/>
            <w:tcMar>
              <w:top w:w="80" w:type="dxa"/>
              <w:left w:w="120" w:type="dxa"/>
              <w:bottom w:w="80" w:type="dxa"/>
              <w:right w:w="120" w:type="dxa"/>
            </w:tcMar>
          </w:tcPr>
          <w:p w14:paraId="25AC3E6D" w14:textId="77777777" w:rsidR="00D4439A" w:rsidRDefault="00000000">
            <w:r>
              <w:rPr>
                <w:color w:val="000000"/>
                <w:sz w:val="18"/>
                <w:szCs w:val="18"/>
              </w:rPr>
              <w:t>Still building integrations; no free tier; selections UI needs work; limited international scope</w:t>
            </w:r>
          </w:p>
        </w:tc>
      </w:tr>
      <w:tr w:rsidR="00D4439A" w14:paraId="09F10687" w14:textId="77777777" w:rsidTr="002A0C43">
        <w:tc>
          <w:tcPr>
            <w:tcW w:w="1300" w:type="dxa"/>
            <w:tcMar>
              <w:top w:w="80" w:type="dxa"/>
              <w:left w:w="120" w:type="dxa"/>
              <w:bottom w:w="80" w:type="dxa"/>
              <w:right w:w="120" w:type="dxa"/>
            </w:tcMar>
          </w:tcPr>
          <w:p w14:paraId="466181A4" w14:textId="77777777" w:rsidR="00D4439A" w:rsidRDefault="00000000">
            <w:r>
              <w:rPr>
                <w:b/>
                <w:bCs/>
                <w:color w:val="000000"/>
                <w:sz w:val="18"/>
                <w:szCs w:val="18"/>
              </w:rPr>
              <w:t>Jobber</w:t>
            </w:r>
          </w:p>
        </w:tc>
        <w:tc>
          <w:tcPr>
            <w:tcW w:w="1350" w:type="dxa"/>
            <w:tcMar>
              <w:top w:w="80" w:type="dxa"/>
              <w:left w:w="120" w:type="dxa"/>
              <w:bottom w:w="80" w:type="dxa"/>
              <w:right w:w="120" w:type="dxa"/>
            </w:tcMar>
          </w:tcPr>
          <w:p w14:paraId="25B7422D" w14:textId="77777777" w:rsidR="00D4439A" w:rsidRDefault="00000000">
            <w:r>
              <w:rPr>
                <w:color w:val="000000"/>
                <w:sz w:val="18"/>
                <w:szCs w:val="18"/>
              </w:rPr>
              <w:t>~$114M raised; 200,000+ users</w:t>
            </w:r>
          </w:p>
        </w:tc>
        <w:tc>
          <w:tcPr>
            <w:tcW w:w="1260" w:type="dxa"/>
            <w:tcMar>
              <w:top w:w="80" w:type="dxa"/>
              <w:left w:w="120" w:type="dxa"/>
              <w:bottom w:w="80" w:type="dxa"/>
              <w:right w:w="120" w:type="dxa"/>
            </w:tcMar>
          </w:tcPr>
          <w:p w14:paraId="02728AC6" w14:textId="77777777" w:rsidR="00D4439A" w:rsidRDefault="00000000">
            <w:r>
              <w:rPr>
                <w:color w:val="000000"/>
                <w:sz w:val="18"/>
                <w:szCs w:val="18"/>
              </w:rPr>
              <w:t>Service trades (HVAC, plumbing, landscaping)</w:t>
            </w:r>
          </w:p>
        </w:tc>
        <w:tc>
          <w:tcPr>
            <w:tcW w:w="1050" w:type="dxa"/>
            <w:tcMar>
              <w:top w:w="80" w:type="dxa"/>
              <w:left w:w="120" w:type="dxa"/>
              <w:bottom w:w="80" w:type="dxa"/>
              <w:right w:w="120" w:type="dxa"/>
            </w:tcMar>
          </w:tcPr>
          <w:p w14:paraId="7F4279E9" w14:textId="26CB03B6" w:rsidR="00D4439A" w:rsidRDefault="00000000">
            <w:r>
              <w:rPr>
                <w:color w:val="000000"/>
                <w:sz w:val="18"/>
                <w:szCs w:val="18"/>
              </w:rPr>
              <w:t>$39–$149/</w:t>
            </w:r>
            <w:r w:rsidR="00975F0E">
              <w:rPr>
                <w:color w:val="000000"/>
                <w:sz w:val="18"/>
                <w:szCs w:val="18"/>
              </w:rPr>
              <w:t xml:space="preserve"> month</w:t>
            </w:r>
          </w:p>
        </w:tc>
        <w:tc>
          <w:tcPr>
            <w:tcW w:w="2200" w:type="dxa"/>
            <w:tcMar>
              <w:top w:w="80" w:type="dxa"/>
              <w:left w:w="120" w:type="dxa"/>
              <w:bottom w:w="80" w:type="dxa"/>
              <w:right w:w="120" w:type="dxa"/>
            </w:tcMar>
          </w:tcPr>
          <w:p w14:paraId="344BD164" w14:textId="77777777" w:rsidR="00D4439A" w:rsidRDefault="00000000">
            <w:r>
              <w:rPr>
                <w:color w:val="000000"/>
                <w:sz w:val="18"/>
                <w:szCs w:val="18"/>
              </w:rPr>
              <w:t>Easiest onboarding; strong mobile app; solid for fast-cycle service jobs</w:t>
            </w:r>
          </w:p>
        </w:tc>
        <w:tc>
          <w:tcPr>
            <w:tcW w:w="2200" w:type="dxa"/>
            <w:tcMar>
              <w:top w:w="80" w:type="dxa"/>
              <w:left w:w="120" w:type="dxa"/>
              <w:bottom w:w="80" w:type="dxa"/>
              <w:right w:w="120" w:type="dxa"/>
            </w:tcMar>
          </w:tcPr>
          <w:p w14:paraId="5BACA98A" w14:textId="77777777" w:rsidR="00D4439A" w:rsidRDefault="00000000">
            <w:r>
              <w:rPr>
                <w:color w:val="000000"/>
                <w:sz w:val="18"/>
                <w:szCs w:val="18"/>
              </w:rPr>
              <w:t>NOT purpose-built for multi-phase construction; shallow estimating; no document management for long projects</w:t>
            </w:r>
          </w:p>
        </w:tc>
      </w:tr>
      <w:tr w:rsidR="00D4439A" w14:paraId="6A7A5A37" w14:textId="77777777" w:rsidTr="002A0C43">
        <w:tc>
          <w:tcPr>
            <w:tcW w:w="1300" w:type="dxa"/>
            <w:shd w:val="clear" w:color="auto" w:fill="F2F2F2"/>
            <w:tcMar>
              <w:top w:w="80" w:type="dxa"/>
              <w:left w:w="120" w:type="dxa"/>
              <w:bottom w:w="80" w:type="dxa"/>
              <w:right w:w="120" w:type="dxa"/>
            </w:tcMar>
          </w:tcPr>
          <w:p w14:paraId="7E941206" w14:textId="77777777" w:rsidR="00D4439A" w:rsidRDefault="00000000">
            <w:r>
              <w:rPr>
                <w:b/>
                <w:bCs/>
                <w:color w:val="000000"/>
                <w:sz w:val="18"/>
                <w:szCs w:val="18"/>
              </w:rPr>
              <w:t>Housecall Pro</w:t>
            </w:r>
          </w:p>
        </w:tc>
        <w:tc>
          <w:tcPr>
            <w:tcW w:w="1350" w:type="dxa"/>
            <w:shd w:val="clear" w:color="auto" w:fill="F2F2F2"/>
            <w:tcMar>
              <w:top w:w="80" w:type="dxa"/>
              <w:left w:w="120" w:type="dxa"/>
              <w:bottom w:w="80" w:type="dxa"/>
              <w:right w:w="120" w:type="dxa"/>
            </w:tcMar>
          </w:tcPr>
          <w:p w14:paraId="11847E19" w14:textId="77777777" w:rsidR="00D4439A" w:rsidRDefault="00000000">
            <w:r>
              <w:rPr>
                <w:color w:val="000000"/>
                <w:sz w:val="18"/>
                <w:szCs w:val="18"/>
              </w:rPr>
              <w:t>$147M raised; 25,000+ customers</w:t>
            </w:r>
          </w:p>
        </w:tc>
        <w:tc>
          <w:tcPr>
            <w:tcW w:w="1260" w:type="dxa"/>
            <w:shd w:val="clear" w:color="auto" w:fill="F2F2F2"/>
            <w:tcMar>
              <w:top w:w="80" w:type="dxa"/>
              <w:left w:w="120" w:type="dxa"/>
              <w:bottom w:w="80" w:type="dxa"/>
              <w:right w:w="120" w:type="dxa"/>
            </w:tcMar>
          </w:tcPr>
          <w:p w14:paraId="22E639C2" w14:textId="77777777" w:rsidR="00D4439A" w:rsidRDefault="00000000">
            <w:r>
              <w:rPr>
                <w:color w:val="000000"/>
                <w:sz w:val="18"/>
                <w:szCs w:val="18"/>
              </w:rPr>
              <w:t>Home service businesses</w:t>
            </w:r>
          </w:p>
        </w:tc>
        <w:tc>
          <w:tcPr>
            <w:tcW w:w="1050" w:type="dxa"/>
            <w:shd w:val="clear" w:color="auto" w:fill="F2F2F2"/>
            <w:tcMar>
              <w:top w:w="80" w:type="dxa"/>
              <w:left w:w="120" w:type="dxa"/>
              <w:bottom w:w="80" w:type="dxa"/>
              <w:right w:w="120" w:type="dxa"/>
            </w:tcMar>
          </w:tcPr>
          <w:p w14:paraId="7542958D" w14:textId="6847729B" w:rsidR="00D4439A" w:rsidRDefault="00000000">
            <w:r>
              <w:rPr>
                <w:color w:val="000000"/>
                <w:sz w:val="18"/>
                <w:szCs w:val="18"/>
              </w:rPr>
              <w:t>Est. $49–$149/</w:t>
            </w:r>
            <w:r w:rsidR="00975F0E">
              <w:rPr>
                <w:color w:val="000000"/>
                <w:sz w:val="18"/>
                <w:szCs w:val="18"/>
              </w:rPr>
              <w:t xml:space="preserve"> month</w:t>
            </w:r>
          </w:p>
        </w:tc>
        <w:tc>
          <w:tcPr>
            <w:tcW w:w="2200" w:type="dxa"/>
            <w:shd w:val="clear" w:color="auto" w:fill="F2F2F2"/>
            <w:tcMar>
              <w:top w:w="80" w:type="dxa"/>
              <w:left w:w="120" w:type="dxa"/>
              <w:bottom w:w="80" w:type="dxa"/>
              <w:right w:w="120" w:type="dxa"/>
            </w:tcMar>
          </w:tcPr>
          <w:p w14:paraId="16702668" w14:textId="77777777" w:rsidR="00D4439A" w:rsidRDefault="00000000">
            <w:r>
              <w:rPr>
                <w:color w:val="000000"/>
                <w:sz w:val="18"/>
                <w:szCs w:val="18"/>
              </w:rPr>
              <w:t>AI-powered invoicing; strong community; recent platform redesign</w:t>
            </w:r>
          </w:p>
        </w:tc>
        <w:tc>
          <w:tcPr>
            <w:tcW w:w="2200" w:type="dxa"/>
            <w:shd w:val="clear" w:color="auto" w:fill="F2F2F2"/>
            <w:tcMar>
              <w:top w:w="80" w:type="dxa"/>
              <w:left w:w="120" w:type="dxa"/>
              <w:bottom w:w="80" w:type="dxa"/>
              <w:right w:w="120" w:type="dxa"/>
            </w:tcMar>
          </w:tcPr>
          <w:p w14:paraId="677E11B6" w14:textId="77777777" w:rsidR="00D4439A" w:rsidRDefault="00000000">
            <w:r>
              <w:rPr>
                <w:color w:val="000000"/>
                <w:sz w:val="18"/>
                <w:szCs w:val="18"/>
              </w:rPr>
              <w:t>Field service, not construction management; limited job costing; not suitable for multi-phase renovation</w:t>
            </w:r>
          </w:p>
        </w:tc>
      </w:tr>
      <w:tr w:rsidR="00D4439A" w14:paraId="7E5056A1" w14:textId="77777777" w:rsidTr="002A0C43">
        <w:tc>
          <w:tcPr>
            <w:tcW w:w="1300" w:type="dxa"/>
            <w:tcMar>
              <w:top w:w="80" w:type="dxa"/>
              <w:left w:w="120" w:type="dxa"/>
              <w:bottom w:w="80" w:type="dxa"/>
              <w:right w:w="120" w:type="dxa"/>
            </w:tcMar>
          </w:tcPr>
          <w:p w14:paraId="72E3EDC8" w14:textId="77777777" w:rsidR="00D4439A" w:rsidRDefault="00000000">
            <w:r>
              <w:rPr>
                <w:b/>
                <w:bCs/>
                <w:color w:val="000000"/>
                <w:sz w:val="18"/>
                <w:szCs w:val="18"/>
              </w:rPr>
              <w:t>Contractor Foreman</w:t>
            </w:r>
          </w:p>
        </w:tc>
        <w:tc>
          <w:tcPr>
            <w:tcW w:w="1350" w:type="dxa"/>
            <w:tcMar>
              <w:top w:w="80" w:type="dxa"/>
              <w:left w:w="120" w:type="dxa"/>
              <w:bottom w:w="80" w:type="dxa"/>
              <w:right w:w="120" w:type="dxa"/>
            </w:tcMar>
          </w:tcPr>
          <w:p w14:paraId="2D2610E3" w14:textId="77777777" w:rsidR="00D4439A" w:rsidRDefault="00000000">
            <w:r>
              <w:rPr>
                <w:color w:val="000000"/>
                <w:sz w:val="18"/>
                <w:szCs w:val="18"/>
              </w:rPr>
              <w:t>Private; bootstrapped</w:t>
            </w:r>
          </w:p>
        </w:tc>
        <w:tc>
          <w:tcPr>
            <w:tcW w:w="1260" w:type="dxa"/>
            <w:tcMar>
              <w:top w:w="80" w:type="dxa"/>
              <w:left w:w="120" w:type="dxa"/>
              <w:bottom w:w="80" w:type="dxa"/>
              <w:right w:w="120" w:type="dxa"/>
            </w:tcMar>
          </w:tcPr>
          <w:p w14:paraId="2862986D" w14:textId="77777777" w:rsidR="00D4439A" w:rsidRDefault="00000000">
            <w:r>
              <w:rPr>
                <w:color w:val="000000"/>
                <w:sz w:val="18"/>
                <w:szCs w:val="18"/>
              </w:rPr>
              <w:t>Small contractors ($100K–$2M)</w:t>
            </w:r>
          </w:p>
        </w:tc>
        <w:tc>
          <w:tcPr>
            <w:tcW w:w="1050" w:type="dxa"/>
            <w:tcMar>
              <w:top w:w="80" w:type="dxa"/>
              <w:left w:w="120" w:type="dxa"/>
              <w:bottom w:w="80" w:type="dxa"/>
              <w:right w:w="120" w:type="dxa"/>
            </w:tcMar>
          </w:tcPr>
          <w:p w14:paraId="697E5DC5" w14:textId="16F8656C" w:rsidR="00D4439A" w:rsidRDefault="00000000">
            <w:r>
              <w:rPr>
                <w:color w:val="000000"/>
                <w:sz w:val="18"/>
                <w:szCs w:val="18"/>
              </w:rPr>
              <w:t>$49–$415/</w:t>
            </w:r>
            <w:r w:rsidR="00975F0E">
              <w:rPr>
                <w:color w:val="000000"/>
                <w:sz w:val="18"/>
                <w:szCs w:val="18"/>
              </w:rPr>
              <w:t xml:space="preserve"> month</w:t>
            </w:r>
          </w:p>
        </w:tc>
        <w:tc>
          <w:tcPr>
            <w:tcW w:w="2200" w:type="dxa"/>
            <w:tcMar>
              <w:top w:w="80" w:type="dxa"/>
              <w:left w:w="120" w:type="dxa"/>
              <w:bottom w:w="80" w:type="dxa"/>
              <w:right w:w="120" w:type="dxa"/>
            </w:tcMar>
          </w:tcPr>
          <w:p w14:paraId="2FE0360B" w14:textId="77777777" w:rsidR="00D4439A" w:rsidRDefault="00000000">
            <w:r>
              <w:rPr>
                <w:color w:val="000000"/>
                <w:sz w:val="18"/>
                <w:szCs w:val="18"/>
              </w:rPr>
              <w:t>Most affordable paid option; broad features; no per-user fees</w:t>
            </w:r>
          </w:p>
        </w:tc>
        <w:tc>
          <w:tcPr>
            <w:tcW w:w="2200" w:type="dxa"/>
            <w:tcMar>
              <w:top w:w="80" w:type="dxa"/>
              <w:left w:w="120" w:type="dxa"/>
              <w:bottom w:w="80" w:type="dxa"/>
              <w:right w:w="120" w:type="dxa"/>
            </w:tcMar>
          </w:tcPr>
          <w:p w14:paraId="478617EA" w14:textId="77777777" w:rsidR="00D4439A" w:rsidRDefault="00000000">
            <w:r>
              <w:rPr>
                <w:color w:val="000000"/>
                <w:sz w:val="18"/>
                <w:szCs w:val="18"/>
              </w:rPr>
              <w:t>Interface reliability issues; lower quality UX; weaker mobile app; less active product development</w:t>
            </w:r>
          </w:p>
        </w:tc>
      </w:tr>
      <w:tr w:rsidR="00D4439A" w14:paraId="6EB88B29" w14:textId="77777777" w:rsidTr="002A0C43">
        <w:tc>
          <w:tcPr>
            <w:tcW w:w="1300" w:type="dxa"/>
            <w:shd w:val="clear" w:color="auto" w:fill="FFCCCC"/>
            <w:tcMar>
              <w:top w:w="80" w:type="dxa"/>
              <w:left w:w="120" w:type="dxa"/>
              <w:bottom w:w="80" w:type="dxa"/>
              <w:right w:w="120" w:type="dxa"/>
            </w:tcMar>
          </w:tcPr>
          <w:p w14:paraId="6B184A88" w14:textId="77777777" w:rsidR="00D4439A" w:rsidRDefault="00000000">
            <w:r>
              <w:rPr>
                <w:b/>
                <w:bCs/>
                <w:color w:val="000000"/>
                <w:sz w:val="18"/>
                <w:szCs w:val="18"/>
              </w:rPr>
              <w:t>CoConstruct</w:t>
            </w:r>
          </w:p>
        </w:tc>
        <w:tc>
          <w:tcPr>
            <w:tcW w:w="1350" w:type="dxa"/>
            <w:shd w:val="clear" w:color="auto" w:fill="FFCCCC"/>
            <w:tcMar>
              <w:top w:w="80" w:type="dxa"/>
              <w:left w:w="120" w:type="dxa"/>
              <w:bottom w:w="80" w:type="dxa"/>
              <w:right w:w="120" w:type="dxa"/>
            </w:tcMar>
          </w:tcPr>
          <w:p w14:paraId="1DF040EA" w14:textId="77777777" w:rsidR="00D4439A" w:rsidRDefault="00000000">
            <w:r>
              <w:rPr>
                <w:color w:val="000000"/>
                <w:sz w:val="18"/>
                <w:szCs w:val="18"/>
              </w:rPr>
              <w:t>Acquired by Buildertrend Feb 2021; declining</w:t>
            </w:r>
          </w:p>
        </w:tc>
        <w:tc>
          <w:tcPr>
            <w:tcW w:w="1260" w:type="dxa"/>
            <w:shd w:val="clear" w:color="auto" w:fill="FFCCCC"/>
            <w:tcMar>
              <w:top w:w="80" w:type="dxa"/>
              <w:left w:w="120" w:type="dxa"/>
              <w:bottom w:w="80" w:type="dxa"/>
              <w:right w:w="120" w:type="dxa"/>
            </w:tcMar>
          </w:tcPr>
          <w:p w14:paraId="24F70E14" w14:textId="77777777" w:rsidR="00D4439A" w:rsidRDefault="00000000">
            <w:r>
              <w:rPr>
                <w:color w:val="000000"/>
                <w:sz w:val="18"/>
                <w:szCs w:val="18"/>
              </w:rPr>
              <w:t>Custom home builders, remodelers</w:t>
            </w:r>
          </w:p>
        </w:tc>
        <w:tc>
          <w:tcPr>
            <w:tcW w:w="1050" w:type="dxa"/>
            <w:shd w:val="clear" w:color="auto" w:fill="FFCCCC"/>
            <w:tcMar>
              <w:top w:w="80" w:type="dxa"/>
              <w:left w:w="120" w:type="dxa"/>
              <w:bottom w:w="80" w:type="dxa"/>
              <w:right w:w="120" w:type="dxa"/>
            </w:tcMar>
          </w:tcPr>
          <w:p w14:paraId="34E3CA2A" w14:textId="79C30864" w:rsidR="00D4439A" w:rsidRDefault="00000000">
            <w:r>
              <w:rPr>
                <w:color w:val="000000"/>
                <w:sz w:val="18"/>
                <w:szCs w:val="18"/>
              </w:rPr>
              <w:t xml:space="preserve">Legacy; </w:t>
            </w:r>
            <w:r w:rsidR="00692431">
              <w:rPr>
                <w:color w:val="000000"/>
                <w:sz w:val="18"/>
                <w:szCs w:val="18"/>
              </w:rPr>
              <w:t>migrated</w:t>
            </w:r>
            <w:r>
              <w:rPr>
                <w:color w:val="000000"/>
                <w:sz w:val="18"/>
                <w:szCs w:val="18"/>
              </w:rPr>
              <w:t xml:space="preserve"> to Buildertrend</w:t>
            </w:r>
          </w:p>
        </w:tc>
        <w:tc>
          <w:tcPr>
            <w:tcW w:w="2200" w:type="dxa"/>
            <w:shd w:val="clear" w:color="auto" w:fill="FFCCCC"/>
            <w:tcMar>
              <w:top w:w="80" w:type="dxa"/>
              <w:left w:w="120" w:type="dxa"/>
              <w:bottom w:w="80" w:type="dxa"/>
              <w:right w:w="120" w:type="dxa"/>
            </w:tcMar>
          </w:tcPr>
          <w:p w14:paraId="21CF903E" w14:textId="77777777" w:rsidR="00D4439A" w:rsidRDefault="00000000">
            <w:r>
              <w:rPr>
                <w:color w:val="000000"/>
                <w:sz w:val="18"/>
                <w:szCs w:val="18"/>
              </w:rPr>
              <w:t>Strong historical residential workflow; selections management</w:t>
            </w:r>
          </w:p>
        </w:tc>
        <w:tc>
          <w:tcPr>
            <w:tcW w:w="2200" w:type="dxa"/>
            <w:shd w:val="clear" w:color="auto" w:fill="FFCCCC"/>
            <w:tcMar>
              <w:top w:w="80" w:type="dxa"/>
              <w:left w:w="120" w:type="dxa"/>
              <w:bottom w:w="80" w:type="dxa"/>
              <w:right w:w="120" w:type="dxa"/>
            </w:tcMar>
          </w:tcPr>
          <w:p w14:paraId="32DD4BFA" w14:textId="77777777" w:rsidR="00D4439A" w:rsidRDefault="00000000">
            <w:r>
              <w:rPr>
                <w:color w:val="000000"/>
                <w:sz w:val="18"/>
                <w:szCs w:val="18"/>
              </w:rPr>
              <w:t>NO meaningful feature updates since 2021. Effectively a dead product — migration anxiety is creating an active pool of switchers. Time-limited opportunity for BSP.</w:t>
            </w:r>
          </w:p>
        </w:tc>
      </w:tr>
    </w:tbl>
    <w:p w14:paraId="38BF9FD4" w14:textId="77777777" w:rsidR="00D4439A" w:rsidRDefault="00D4439A">
      <w:pPr>
        <w:spacing w:after="80"/>
      </w:pPr>
    </w:p>
    <w:p w14:paraId="2A634C47" w14:textId="77777777" w:rsidR="00D4439A" w:rsidRDefault="00000000">
      <w:pPr>
        <w:pStyle w:val="Heading2"/>
      </w:pPr>
      <w:bookmarkStart w:id="16" w:name="_Toc233477298"/>
      <w:r>
        <w:t>3.2  Market Leader &amp; Fastest-Growing Challenger</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4439A" w14:paraId="0438027C" w14:textId="77777777" w:rsidTr="002A0C43">
        <w:tc>
          <w:tcPr>
            <w:tcW w:w="2200" w:type="dxa"/>
            <w:shd w:val="clear" w:color="auto" w:fill="2E75B6"/>
            <w:tcMar>
              <w:top w:w="80" w:type="dxa"/>
              <w:left w:w="120" w:type="dxa"/>
              <w:bottom w:w="80" w:type="dxa"/>
              <w:right w:w="120" w:type="dxa"/>
            </w:tcMar>
          </w:tcPr>
          <w:p w14:paraId="3E72057A" w14:textId="77777777" w:rsidR="00D4439A" w:rsidRDefault="00000000">
            <w:r>
              <w:rPr>
                <w:b/>
                <w:bCs/>
                <w:color w:val="FFFFFF"/>
                <w:sz w:val="18"/>
                <w:szCs w:val="18"/>
              </w:rPr>
              <w:t>Role</w:t>
            </w:r>
          </w:p>
        </w:tc>
        <w:tc>
          <w:tcPr>
            <w:tcW w:w="7160" w:type="dxa"/>
            <w:shd w:val="clear" w:color="auto" w:fill="2E75B6"/>
            <w:tcMar>
              <w:top w:w="80" w:type="dxa"/>
              <w:left w:w="120" w:type="dxa"/>
              <w:bottom w:w="80" w:type="dxa"/>
              <w:right w:w="120" w:type="dxa"/>
            </w:tcMar>
          </w:tcPr>
          <w:p w14:paraId="3748F050" w14:textId="77777777" w:rsidR="00D4439A" w:rsidRDefault="00000000">
            <w:r>
              <w:rPr>
                <w:b/>
                <w:bCs/>
                <w:color w:val="FFFFFF"/>
                <w:sz w:val="18"/>
                <w:szCs w:val="18"/>
              </w:rPr>
              <w:t>Assessment</w:t>
            </w:r>
          </w:p>
        </w:tc>
      </w:tr>
      <w:tr w:rsidR="00D4439A" w14:paraId="72785A4C" w14:textId="77777777" w:rsidTr="002A0C43">
        <w:tc>
          <w:tcPr>
            <w:tcW w:w="2200" w:type="dxa"/>
            <w:tcMar>
              <w:top w:w="80" w:type="dxa"/>
              <w:left w:w="120" w:type="dxa"/>
              <w:bottom w:w="80" w:type="dxa"/>
              <w:right w:w="120" w:type="dxa"/>
            </w:tcMar>
          </w:tcPr>
          <w:p w14:paraId="73C40538" w14:textId="77777777" w:rsidR="00D4439A" w:rsidRDefault="00000000">
            <w:r>
              <w:rPr>
                <w:b/>
                <w:bCs/>
                <w:color w:val="000000"/>
                <w:sz w:val="18"/>
                <w:szCs w:val="18"/>
              </w:rPr>
              <w:t>Market Leader (SME)</w:t>
            </w:r>
          </w:p>
        </w:tc>
        <w:tc>
          <w:tcPr>
            <w:tcW w:w="7160" w:type="dxa"/>
            <w:tcMar>
              <w:top w:w="80" w:type="dxa"/>
              <w:left w:w="120" w:type="dxa"/>
              <w:bottom w:w="80" w:type="dxa"/>
              <w:right w:w="120" w:type="dxa"/>
            </w:tcMar>
          </w:tcPr>
          <w:p w14:paraId="42091BB2" w14:textId="77777777" w:rsidR="00D4439A" w:rsidRDefault="00000000">
            <w:r>
              <w:rPr>
                <w:color w:val="000000"/>
                <w:sz w:val="18"/>
                <w:szCs w:val="18"/>
              </w:rPr>
              <w:t>Buildertrend — largest user base, strongest brand in residential/SME segment. Increasingly vulnerable due to pricing aggression and poor data portability practices.</w:t>
            </w:r>
          </w:p>
        </w:tc>
      </w:tr>
      <w:tr w:rsidR="00D4439A" w14:paraId="6DC07BD6" w14:textId="77777777" w:rsidTr="002A0C43">
        <w:tc>
          <w:tcPr>
            <w:tcW w:w="2200" w:type="dxa"/>
            <w:shd w:val="clear" w:color="auto" w:fill="D5E8F0"/>
            <w:tcMar>
              <w:top w:w="80" w:type="dxa"/>
              <w:left w:w="120" w:type="dxa"/>
              <w:bottom w:w="80" w:type="dxa"/>
              <w:right w:w="120" w:type="dxa"/>
            </w:tcMar>
          </w:tcPr>
          <w:p w14:paraId="0E2CFF43" w14:textId="77777777" w:rsidR="00D4439A" w:rsidRDefault="00000000">
            <w:r>
              <w:rPr>
                <w:b/>
                <w:bCs/>
                <w:color w:val="000000"/>
                <w:sz w:val="18"/>
                <w:szCs w:val="18"/>
              </w:rPr>
              <w:t>Fastest-Growing Challenger</w:t>
            </w:r>
          </w:p>
        </w:tc>
        <w:tc>
          <w:tcPr>
            <w:tcW w:w="7160" w:type="dxa"/>
            <w:shd w:val="clear" w:color="auto" w:fill="D5E8F0"/>
            <w:tcMar>
              <w:top w:w="80" w:type="dxa"/>
              <w:left w:w="120" w:type="dxa"/>
              <w:bottom w:w="80" w:type="dxa"/>
              <w:right w:w="120" w:type="dxa"/>
            </w:tcMar>
          </w:tcPr>
          <w:p w14:paraId="6F49654F" w14:textId="2A91E905" w:rsidR="00D4439A" w:rsidRDefault="00000000">
            <w:r>
              <w:rPr>
                <w:color w:val="000000"/>
                <w:sz w:val="18"/>
                <w:szCs w:val="18"/>
              </w:rPr>
              <w:t xml:space="preserve">JobTread — ranked #6 fastest-growing company in North America on the 2025 Deloitte Technology Fast 500. Surpassed 7,500 customers in 2025, reaching its annual goal four months ahead of schedule. </w:t>
            </w:r>
            <w:r w:rsidR="00692431">
              <w:rPr>
                <w:color w:val="000000"/>
                <w:sz w:val="18"/>
                <w:szCs w:val="18"/>
              </w:rPr>
              <w:t>1,500</w:t>
            </w:r>
            <w:r>
              <w:rPr>
                <w:color w:val="000000"/>
                <w:sz w:val="18"/>
                <w:szCs w:val="18"/>
              </w:rPr>
              <w:t xml:space="preserve"> customers in Q1 2025 alone. The most direct competitive threat to BSP and the best benchmark for category velocity.</w:t>
            </w:r>
          </w:p>
        </w:tc>
      </w:tr>
    </w:tbl>
    <w:p w14:paraId="0C5BAF91" w14:textId="77777777" w:rsidR="00D4439A" w:rsidRDefault="00D4439A">
      <w:pPr>
        <w:spacing w:after="80"/>
      </w:pPr>
    </w:p>
    <w:p w14:paraId="346AF3AA" w14:textId="77777777" w:rsidR="00D443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1348CB2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06129E1F" w14:textId="77777777" w:rsidR="00D4439A" w:rsidRDefault="00000000">
            <w:r>
              <w:rPr>
                <w:b/>
                <w:bCs/>
                <w:color w:val="FFFFFF"/>
                <w:sz w:val="32"/>
                <w:szCs w:val="32"/>
              </w:rPr>
              <w:t>SECTION 4  —  CUSTOMER ANALYSIS</w:t>
            </w:r>
          </w:p>
        </w:tc>
      </w:tr>
    </w:tbl>
    <w:p w14:paraId="6AA754DD" w14:textId="77777777" w:rsidR="00D4439A" w:rsidRDefault="00D4439A">
      <w:pPr>
        <w:spacing w:after="80"/>
      </w:pPr>
    </w:p>
    <w:p w14:paraId="306F821F" w14:textId="77777777" w:rsidR="00D4439A" w:rsidRDefault="00000000">
      <w:pPr>
        <w:pStyle w:val="Heading2"/>
      </w:pPr>
      <w:bookmarkStart w:id="17" w:name="_Toc233477299"/>
      <w:r>
        <w:t>4.1  Buyer Personas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190AA461" w14:textId="77777777">
        <w:tc>
          <w:tcPr>
            <w:tcW w:w="9360" w:type="dxa"/>
            <w:tcBorders>
              <w:top w:val="single" w:sz="1" w:space="0" w:color="2E75B6"/>
              <w:left w:val="single" w:sz="12" w:space="0" w:color="2E75B6"/>
              <w:bottom w:val="single" w:sz="1" w:space="0" w:color="2E75B6"/>
              <w:right w:val="none" w:sz="0" w:space="0" w:color="FFFFFF"/>
            </w:tcBorders>
            <w:shd w:val="clear" w:color="auto" w:fill="D5E8F0"/>
            <w:tcMar>
              <w:top w:w="120" w:type="dxa"/>
              <w:left w:w="200" w:type="dxa"/>
              <w:bottom w:w="120" w:type="dxa"/>
              <w:right w:w="120" w:type="dxa"/>
            </w:tcMar>
          </w:tcPr>
          <w:p w14:paraId="40DF9EF3" w14:textId="77777777" w:rsidR="00D4439A" w:rsidRDefault="00000000">
            <w:pPr>
              <w:spacing w:after="80"/>
            </w:pPr>
            <w:r>
              <w:rPr>
                <w:b/>
                <w:bCs/>
                <w:color w:val="1F3864"/>
                <w:sz w:val="22"/>
                <w:szCs w:val="22"/>
              </w:rPr>
              <w:t>PERSONA A — "The Scaling GC"  (Primary Target)</w:t>
            </w:r>
          </w:p>
          <w:p w14:paraId="5DE1B940" w14:textId="77777777" w:rsidR="00D4439A" w:rsidRDefault="00000000">
            <w:pPr>
              <w:spacing w:after="40"/>
            </w:pPr>
            <w:r>
              <w:rPr>
                <w:b/>
                <w:bCs/>
              </w:rPr>
              <w:t xml:space="preserve">Company size: </w:t>
            </w:r>
            <w:r>
              <w:t>5–25 employees, $1–5M annual revenue</w:t>
            </w:r>
          </w:p>
          <w:p w14:paraId="378CB873" w14:textId="77777777" w:rsidR="00D4439A" w:rsidRDefault="00000000">
            <w:pPr>
              <w:spacing w:after="40"/>
            </w:pPr>
            <w:r>
              <w:rPr>
                <w:b/>
                <w:bCs/>
              </w:rPr>
              <w:t xml:space="preserve">Role: </w:t>
            </w:r>
            <w:r>
              <w:t>Owner/Operator doubling as project manager</w:t>
            </w:r>
          </w:p>
          <w:p w14:paraId="2C8CD258" w14:textId="77777777" w:rsidR="00D4439A" w:rsidRDefault="00000000">
            <w:pPr>
              <w:spacing w:after="40"/>
            </w:pPr>
            <w:r>
              <w:rPr>
                <w:b/>
                <w:bCs/>
              </w:rPr>
              <w:t xml:space="preserve">Current toolset: </w:t>
            </w:r>
            <w:r>
              <w:t>QuickBooks + Excel + email + maybe Buildertrend</w:t>
            </w:r>
          </w:p>
          <w:p w14:paraId="316E4725" w14:textId="77777777" w:rsidR="00D4439A" w:rsidRDefault="00000000">
            <w:pPr>
              <w:spacing w:after="40"/>
            </w:pPr>
            <w:r>
              <w:rPr>
                <w:b/>
                <w:bCs/>
              </w:rPr>
              <w:t xml:space="preserve">Pain state: </w:t>
            </w:r>
            <w:r>
              <w:t>Drowning in admin work, losing money on change orders, struggling to communicate with clients</w:t>
            </w:r>
          </w:p>
          <w:p w14:paraId="6EAC33B9" w14:textId="77777777" w:rsidR="00D4439A" w:rsidRDefault="00000000">
            <w:pPr>
              <w:spacing w:after="40"/>
            </w:pPr>
            <w:r>
              <w:rPr>
                <w:b/>
                <w:bCs/>
              </w:rPr>
              <w:t xml:space="preserve">Decision trigger: </w:t>
            </w:r>
            <w:r>
              <w:t>A painful project loss, a bad client experience, or a peer referral</w:t>
            </w:r>
          </w:p>
          <w:p w14:paraId="5F4945E1" w14:textId="1B73C6A8" w:rsidR="00D4439A" w:rsidRDefault="00000000">
            <w:pPr>
              <w:spacing w:after="40"/>
            </w:pPr>
            <w:r>
              <w:rPr>
                <w:b/>
                <w:bCs/>
              </w:rPr>
              <w:t xml:space="preserve">Budget ceiling: </w:t>
            </w:r>
            <w:r>
              <w:t>$300–600/</w:t>
            </w:r>
            <w:r w:rsidR="002F5703">
              <w:t>month</w:t>
            </w:r>
            <w:r>
              <w:t xml:space="preserve"> wants clear ROI</w:t>
            </w:r>
          </w:p>
        </w:tc>
      </w:tr>
    </w:tbl>
    <w:p w14:paraId="4850D655"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3D9E426F" w14:textId="77777777">
        <w:tc>
          <w:tcPr>
            <w:tcW w:w="9360" w:type="dxa"/>
            <w:tcBorders>
              <w:top w:val="single" w:sz="1" w:space="0" w:color="2E75B6"/>
              <w:left w:val="single" w:sz="12" w:space="0" w:color="2E75B6"/>
              <w:bottom w:val="single" w:sz="1" w:space="0" w:color="2E75B6"/>
              <w:right w:val="none" w:sz="0" w:space="0" w:color="FFFFFF"/>
            </w:tcBorders>
            <w:shd w:val="clear" w:color="auto" w:fill="F2F2F2"/>
            <w:tcMar>
              <w:top w:w="120" w:type="dxa"/>
              <w:left w:w="200" w:type="dxa"/>
              <w:bottom w:w="120" w:type="dxa"/>
              <w:right w:w="120" w:type="dxa"/>
            </w:tcMar>
          </w:tcPr>
          <w:p w14:paraId="603B6474" w14:textId="77777777" w:rsidR="00D4439A" w:rsidRDefault="00000000">
            <w:pPr>
              <w:spacing w:after="80"/>
            </w:pPr>
            <w:r>
              <w:rPr>
                <w:b/>
                <w:bCs/>
                <w:color w:val="1F3864"/>
                <w:sz w:val="22"/>
                <w:szCs w:val="22"/>
              </w:rPr>
              <w:t>PERSONA B — "The Solo Renovator"</w:t>
            </w:r>
          </w:p>
          <w:p w14:paraId="61898D5B" w14:textId="77777777" w:rsidR="00D4439A" w:rsidRDefault="00000000">
            <w:pPr>
              <w:spacing w:after="40"/>
            </w:pPr>
            <w:r>
              <w:rPr>
                <w:b/>
                <w:bCs/>
              </w:rPr>
              <w:t xml:space="preserve">Company size: </w:t>
            </w:r>
            <w:r>
              <w:t>1–4 employees, $200K–$800K annual revenue</w:t>
            </w:r>
          </w:p>
          <w:p w14:paraId="7500C661" w14:textId="77777777" w:rsidR="00D4439A" w:rsidRDefault="00000000">
            <w:pPr>
              <w:spacing w:after="40"/>
            </w:pPr>
            <w:r>
              <w:rPr>
                <w:b/>
                <w:bCs/>
              </w:rPr>
              <w:t xml:space="preserve">Current toolset: </w:t>
            </w:r>
            <w:r>
              <w:t>Spreadsheets, paper, phone photos, QuickBooks Basic</w:t>
            </w:r>
          </w:p>
          <w:p w14:paraId="39C76DC7" w14:textId="77777777" w:rsidR="00D4439A" w:rsidRDefault="00000000">
            <w:pPr>
              <w:spacing w:after="40"/>
            </w:pPr>
            <w:r>
              <w:rPr>
                <w:b/>
                <w:bCs/>
              </w:rPr>
              <w:t xml:space="preserve">Pain state: </w:t>
            </w:r>
            <w:r>
              <w:t>Under-quoting, no documentation trail, no client portal, generally disorganized</w:t>
            </w:r>
          </w:p>
          <w:p w14:paraId="32CB2C8F" w14:textId="77777777" w:rsidR="00D4439A" w:rsidRDefault="00000000">
            <w:pPr>
              <w:spacing w:after="40"/>
            </w:pPr>
            <w:r>
              <w:rPr>
                <w:b/>
                <w:bCs/>
              </w:rPr>
              <w:t xml:space="preserve">Decision trigger: </w:t>
            </w:r>
            <w:r>
              <w:t>Tax season chaos, a client dispute, or a GC asking for formal documentation</w:t>
            </w:r>
          </w:p>
          <w:p w14:paraId="37792571" w14:textId="5CF14C73" w:rsidR="00D4439A" w:rsidRDefault="00000000">
            <w:pPr>
              <w:spacing w:after="40"/>
            </w:pPr>
            <w:r>
              <w:rPr>
                <w:b/>
                <w:bCs/>
              </w:rPr>
              <w:t xml:space="preserve">Budget ceiling: </w:t>
            </w:r>
            <w:r>
              <w:t>$50–150/</w:t>
            </w:r>
            <w:r w:rsidR="002F5703">
              <w:t>month</w:t>
            </w:r>
            <w:r>
              <w:t xml:space="preserve"> price-sensitive; wants fast time-to-value</w:t>
            </w:r>
          </w:p>
        </w:tc>
      </w:tr>
    </w:tbl>
    <w:p w14:paraId="7B6762C1"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0D6E24AD" w14:textId="77777777">
        <w:tc>
          <w:tcPr>
            <w:tcW w:w="9360" w:type="dxa"/>
            <w:tcBorders>
              <w:top w:val="single" w:sz="1" w:space="0" w:color="2E75B6"/>
              <w:left w:val="single" w:sz="12" w:space="0" w:color="2E75B6"/>
              <w:bottom w:val="single" w:sz="1" w:space="0" w:color="2E75B6"/>
              <w:right w:val="none" w:sz="0" w:space="0" w:color="FFFFFF"/>
            </w:tcBorders>
            <w:shd w:val="clear" w:color="auto" w:fill="D5E8F0"/>
            <w:tcMar>
              <w:top w:w="120" w:type="dxa"/>
              <w:left w:w="200" w:type="dxa"/>
              <w:bottom w:w="120" w:type="dxa"/>
              <w:right w:w="120" w:type="dxa"/>
            </w:tcMar>
          </w:tcPr>
          <w:p w14:paraId="48447C6D" w14:textId="77777777" w:rsidR="00D4439A" w:rsidRDefault="00000000">
            <w:pPr>
              <w:spacing w:after="80"/>
            </w:pPr>
            <w:r>
              <w:rPr>
                <w:b/>
                <w:bCs/>
                <w:color w:val="1F3864"/>
                <w:sz w:val="22"/>
                <w:szCs w:val="22"/>
              </w:rPr>
              <w:t>PERSONA C — "The Mid-Tier Remodeler"</w:t>
            </w:r>
          </w:p>
          <w:p w14:paraId="0666343F" w14:textId="77777777" w:rsidR="00D4439A" w:rsidRDefault="00000000">
            <w:pPr>
              <w:spacing w:after="40"/>
            </w:pPr>
            <w:r>
              <w:rPr>
                <w:b/>
                <w:bCs/>
              </w:rPr>
              <w:t xml:space="preserve">Company size: </w:t>
            </w:r>
            <w:r>
              <w:t>10–50 employees, $2–10M revenue</w:t>
            </w:r>
          </w:p>
          <w:p w14:paraId="19EF15C7" w14:textId="77777777" w:rsidR="00D4439A" w:rsidRDefault="00000000">
            <w:pPr>
              <w:spacing w:after="40"/>
            </w:pPr>
            <w:r>
              <w:rPr>
                <w:b/>
                <w:bCs/>
              </w:rPr>
              <w:t xml:space="preserve">Current toolset: </w:t>
            </w:r>
            <w:r>
              <w:t>Buildertrend or CoConstruct (actively looking to migrate)</w:t>
            </w:r>
          </w:p>
          <w:p w14:paraId="04233250" w14:textId="77777777" w:rsidR="00D4439A" w:rsidRDefault="00000000">
            <w:pPr>
              <w:spacing w:after="40"/>
            </w:pPr>
            <w:r>
              <w:rPr>
                <w:b/>
                <w:bCs/>
              </w:rPr>
              <w:t xml:space="preserve">Pain state: </w:t>
            </w:r>
            <w:r>
              <w:t>Outgrowing their tool or frustrated by price increases and poor integrations</w:t>
            </w:r>
          </w:p>
          <w:p w14:paraId="554DD152" w14:textId="77777777" w:rsidR="00D4439A" w:rsidRDefault="00000000">
            <w:pPr>
              <w:spacing w:after="40"/>
            </w:pPr>
            <w:r>
              <w:rPr>
                <w:b/>
                <w:bCs/>
              </w:rPr>
              <w:t xml:space="preserve">Decision trigger: </w:t>
            </w:r>
            <w:r>
              <w:t>CoConstruct abandonment, Buildertrend price increase, or failed QuickBooks sync</w:t>
            </w:r>
          </w:p>
          <w:p w14:paraId="256421B7" w14:textId="20BA0D17" w:rsidR="00D4439A" w:rsidRDefault="00000000">
            <w:pPr>
              <w:spacing w:after="40"/>
            </w:pPr>
            <w:r>
              <w:rPr>
                <w:b/>
                <w:bCs/>
              </w:rPr>
              <w:t xml:space="preserve">Budget ceiling: </w:t>
            </w:r>
            <w:r>
              <w:t>$500–1,500/</w:t>
            </w:r>
            <w:r w:rsidR="002F5703">
              <w:t>month</w:t>
            </w:r>
            <w:r>
              <w:t xml:space="preserve"> will pay for integration quality and reliability</w:t>
            </w:r>
          </w:p>
        </w:tc>
      </w:tr>
    </w:tbl>
    <w:p w14:paraId="5581C75B" w14:textId="77777777" w:rsidR="00D4439A" w:rsidRDefault="00D4439A">
      <w:pPr>
        <w:spacing w:after="80"/>
      </w:pPr>
    </w:p>
    <w:p w14:paraId="6EC9C4F9" w14:textId="77777777" w:rsidR="00D4439A" w:rsidRDefault="00D4439A">
      <w:pPr>
        <w:pBdr>
          <w:bottom w:val="single" w:sz="4" w:space="1" w:color="2E75B6"/>
        </w:pBdr>
        <w:spacing w:before="160" w:after="160"/>
      </w:pPr>
    </w:p>
    <w:p w14:paraId="4D967945" w14:textId="77777777" w:rsidR="00D4439A" w:rsidRDefault="00000000">
      <w:pPr>
        <w:pStyle w:val="Heading2"/>
      </w:pPr>
      <w:bookmarkStart w:id="18" w:name="_Toc233477300"/>
      <w:r>
        <w:t>4.2  Purchase Decision Factors (Ranked by Importance)</w:t>
      </w:r>
      <w:bookmarkEnd w:id="18"/>
    </w:p>
    <w:p w14:paraId="20B72CCD" w14:textId="77777777" w:rsidR="00D4439A" w:rsidRDefault="00000000">
      <w:pPr>
        <w:spacing w:after="120"/>
      </w:pPr>
      <w:r>
        <w:rPr>
          <w:i/>
          <w:iCs/>
          <w:color w:val="595959"/>
          <w:sz w:val="18"/>
          <w:szCs w:val="18"/>
        </w:rPr>
        <w:t>[DATA — Software Advice advisor conversations (n=8,205, Jan 2025–Jan 2026) + G2/Capterra review analysis]</w:t>
      </w:r>
    </w:p>
    <w:p w14:paraId="2E3E7B0E"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1"/>
        <w:gridCol w:w="2781"/>
        <w:gridCol w:w="5898"/>
      </w:tblGrid>
      <w:tr w:rsidR="00D4439A" w14:paraId="5730782D" w14:textId="77777777" w:rsidTr="002F5703">
        <w:tc>
          <w:tcPr>
            <w:tcW w:w="600" w:type="dxa"/>
            <w:shd w:val="clear" w:color="auto" w:fill="2E75B6"/>
            <w:tcMar>
              <w:top w:w="80" w:type="dxa"/>
              <w:left w:w="120" w:type="dxa"/>
              <w:bottom w:w="80" w:type="dxa"/>
              <w:right w:w="120" w:type="dxa"/>
            </w:tcMar>
          </w:tcPr>
          <w:p w14:paraId="2E03A5F9" w14:textId="77777777" w:rsidR="00D4439A" w:rsidRDefault="00000000">
            <w:r>
              <w:rPr>
                <w:b/>
                <w:bCs/>
                <w:color w:val="FFFFFF"/>
                <w:sz w:val="18"/>
                <w:szCs w:val="18"/>
              </w:rPr>
              <w:t>Rank</w:t>
            </w:r>
          </w:p>
        </w:tc>
        <w:tc>
          <w:tcPr>
            <w:tcW w:w="2800" w:type="dxa"/>
            <w:shd w:val="clear" w:color="auto" w:fill="2E75B6"/>
            <w:tcMar>
              <w:top w:w="80" w:type="dxa"/>
              <w:left w:w="120" w:type="dxa"/>
              <w:bottom w:w="80" w:type="dxa"/>
              <w:right w:w="120" w:type="dxa"/>
            </w:tcMar>
          </w:tcPr>
          <w:p w14:paraId="5D030BC9" w14:textId="77777777" w:rsidR="00D4439A" w:rsidRDefault="00000000">
            <w:r>
              <w:rPr>
                <w:b/>
                <w:bCs/>
                <w:color w:val="FFFFFF"/>
                <w:sz w:val="18"/>
                <w:szCs w:val="18"/>
              </w:rPr>
              <w:t>Factor</w:t>
            </w:r>
          </w:p>
        </w:tc>
        <w:tc>
          <w:tcPr>
            <w:tcW w:w="5960" w:type="dxa"/>
            <w:shd w:val="clear" w:color="auto" w:fill="2E75B6"/>
            <w:tcMar>
              <w:top w:w="80" w:type="dxa"/>
              <w:left w:w="120" w:type="dxa"/>
              <w:bottom w:w="80" w:type="dxa"/>
              <w:right w:w="120" w:type="dxa"/>
            </w:tcMar>
          </w:tcPr>
          <w:p w14:paraId="58E7FF0D" w14:textId="77777777" w:rsidR="00D4439A" w:rsidRDefault="00000000">
            <w:r>
              <w:rPr>
                <w:b/>
                <w:bCs/>
                <w:color w:val="FFFFFF"/>
                <w:sz w:val="18"/>
                <w:szCs w:val="18"/>
              </w:rPr>
              <w:t>Notes</w:t>
            </w:r>
          </w:p>
        </w:tc>
      </w:tr>
      <w:tr w:rsidR="00D4439A" w14:paraId="000312B3" w14:textId="77777777" w:rsidTr="002F5703">
        <w:tc>
          <w:tcPr>
            <w:tcW w:w="600" w:type="dxa"/>
            <w:shd w:val="clear" w:color="auto" w:fill="D5E8F0"/>
            <w:tcMar>
              <w:top w:w="80" w:type="dxa"/>
              <w:left w:w="120" w:type="dxa"/>
              <w:bottom w:w="80" w:type="dxa"/>
              <w:right w:w="120" w:type="dxa"/>
            </w:tcMar>
          </w:tcPr>
          <w:p w14:paraId="797F4A1C" w14:textId="77777777" w:rsidR="00D4439A" w:rsidRDefault="00000000">
            <w:r>
              <w:rPr>
                <w:b/>
                <w:bCs/>
                <w:color w:val="000000"/>
                <w:sz w:val="18"/>
                <w:szCs w:val="18"/>
              </w:rPr>
              <w:t>1</w:t>
            </w:r>
          </w:p>
        </w:tc>
        <w:tc>
          <w:tcPr>
            <w:tcW w:w="2800" w:type="dxa"/>
            <w:shd w:val="clear" w:color="auto" w:fill="D5E8F0"/>
            <w:tcMar>
              <w:top w:w="80" w:type="dxa"/>
              <w:left w:w="120" w:type="dxa"/>
              <w:bottom w:w="80" w:type="dxa"/>
              <w:right w:w="120" w:type="dxa"/>
            </w:tcMar>
          </w:tcPr>
          <w:p w14:paraId="234B065D" w14:textId="77777777" w:rsidR="00D4439A" w:rsidRDefault="00000000">
            <w:r>
              <w:rPr>
                <w:b/>
                <w:bCs/>
                <w:color w:val="000000"/>
                <w:sz w:val="18"/>
                <w:szCs w:val="18"/>
              </w:rPr>
              <w:t>Ease of use / Time-to-value</w:t>
            </w:r>
          </w:p>
        </w:tc>
        <w:tc>
          <w:tcPr>
            <w:tcW w:w="5960" w:type="dxa"/>
            <w:shd w:val="clear" w:color="auto" w:fill="D5E8F0"/>
            <w:tcMar>
              <w:top w:w="80" w:type="dxa"/>
              <w:left w:w="120" w:type="dxa"/>
              <w:bottom w:w="80" w:type="dxa"/>
              <w:right w:w="120" w:type="dxa"/>
            </w:tcMar>
          </w:tcPr>
          <w:p w14:paraId="103FF0BC" w14:textId="77777777" w:rsidR="00D4439A" w:rsidRDefault="00000000">
            <w:r>
              <w:rPr>
                <w:color w:val="000000"/>
                <w:sz w:val="18"/>
                <w:szCs w:val="18"/>
              </w:rPr>
              <w:t>Contractors have zero tolerance for complex onboarding; if they cannot use it in a week, they quit</w:t>
            </w:r>
          </w:p>
        </w:tc>
      </w:tr>
      <w:tr w:rsidR="00D4439A" w14:paraId="4E8000E0" w14:textId="77777777" w:rsidTr="002F5703">
        <w:tc>
          <w:tcPr>
            <w:tcW w:w="600" w:type="dxa"/>
            <w:tcMar>
              <w:top w:w="80" w:type="dxa"/>
              <w:left w:w="120" w:type="dxa"/>
              <w:bottom w:w="80" w:type="dxa"/>
              <w:right w:w="120" w:type="dxa"/>
            </w:tcMar>
          </w:tcPr>
          <w:p w14:paraId="10F10B90" w14:textId="77777777" w:rsidR="00D4439A" w:rsidRDefault="00000000">
            <w:r>
              <w:rPr>
                <w:color w:val="000000"/>
                <w:sz w:val="18"/>
                <w:szCs w:val="18"/>
              </w:rPr>
              <w:t>2</w:t>
            </w:r>
          </w:p>
        </w:tc>
        <w:tc>
          <w:tcPr>
            <w:tcW w:w="2800" w:type="dxa"/>
            <w:tcMar>
              <w:top w:w="80" w:type="dxa"/>
              <w:left w:w="120" w:type="dxa"/>
              <w:bottom w:w="80" w:type="dxa"/>
              <w:right w:w="120" w:type="dxa"/>
            </w:tcMar>
          </w:tcPr>
          <w:p w14:paraId="0A553F13" w14:textId="77777777" w:rsidR="00D4439A" w:rsidRDefault="00000000">
            <w:r>
              <w:rPr>
                <w:color w:val="000000"/>
                <w:sz w:val="18"/>
                <w:szCs w:val="18"/>
              </w:rPr>
              <w:t>Estimating accuracy and speed</w:t>
            </w:r>
          </w:p>
        </w:tc>
        <w:tc>
          <w:tcPr>
            <w:tcW w:w="5960" w:type="dxa"/>
            <w:tcMar>
              <w:top w:w="80" w:type="dxa"/>
              <w:left w:w="120" w:type="dxa"/>
              <w:bottom w:w="80" w:type="dxa"/>
              <w:right w:w="120" w:type="dxa"/>
            </w:tcMar>
          </w:tcPr>
          <w:p w14:paraId="03618034" w14:textId="77777777" w:rsidR="00D4439A" w:rsidRDefault="00000000">
            <w:r>
              <w:rPr>
                <w:color w:val="000000"/>
                <w:sz w:val="18"/>
                <w:szCs w:val="18"/>
              </w:rPr>
              <w:t>89% of residential software buyers prioritize estimating features — well above the 72% average (Software Advice, 2026)</w:t>
            </w:r>
          </w:p>
        </w:tc>
      </w:tr>
      <w:tr w:rsidR="00D4439A" w14:paraId="27D3C55C" w14:textId="77777777" w:rsidTr="002F5703">
        <w:tc>
          <w:tcPr>
            <w:tcW w:w="600" w:type="dxa"/>
            <w:shd w:val="clear" w:color="auto" w:fill="F2F2F2"/>
            <w:tcMar>
              <w:top w:w="80" w:type="dxa"/>
              <w:left w:w="120" w:type="dxa"/>
              <w:bottom w:w="80" w:type="dxa"/>
              <w:right w:w="120" w:type="dxa"/>
            </w:tcMar>
          </w:tcPr>
          <w:p w14:paraId="1FAE797D" w14:textId="77777777" w:rsidR="00D4439A" w:rsidRDefault="00000000">
            <w:r>
              <w:rPr>
                <w:color w:val="000000"/>
                <w:sz w:val="18"/>
                <w:szCs w:val="18"/>
              </w:rPr>
              <w:t>3</w:t>
            </w:r>
          </w:p>
        </w:tc>
        <w:tc>
          <w:tcPr>
            <w:tcW w:w="2800" w:type="dxa"/>
            <w:shd w:val="clear" w:color="auto" w:fill="F2F2F2"/>
            <w:tcMar>
              <w:top w:w="80" w:type="dxa"/>
              <w:left w:w="120" w:type="dxa"/>
              <w:bottom w:w="80" w:type="dxa"/>
              <w:right w:w="120" w:type="dxa"/>
            </w:tcMar>
          </w:tcPr>
          <w:p w14:paraId="037785FB" w14:textId="77777777" w:rsidR="00D4439A" w:rsidRDefault="00000000">
            <w:r>
              <w:rPr>
                <w:color w:val="000000"/>
                <w:sz w:val="18"/>
                <w:szCs w:val="18"/>
              </w:rPr>
              <w:t>Price / Value fit</w:t>
            </w:r>
          </w:p>
        </w:tc>
        <w:tc>
          <w:tcPr>
            <w:tcW w:w="5960" w:type="dxa"/>
            <w:shd w:val="clear" w:color="auto" w:fill="F2F2F2"/>
            <w:tcMar>
              <w:top w:w="80" w:type="dxa"/>
              <w:left w:w="120" w:type="dxa"/>
              <w:bottom w:w="80" w:type="dxa"/>
              <w:right w:w="120" w:type="dxa"/>
            </w:tcMar>
          </w:tcPr>
          <w:p w14:paraId="1B5BB24C" w14:textId="0CB9ECC6" w:rsidR="00D4439A" w:rsidRDefault="00000000">
            <w:r>
              <w:rPr>
                <w:color w:val="000000"/>
                <w:sz w:val="18"/>
                <w:szCs w:val="18"/>
              </w:rPr>
              <w:t>Small contractors have tight margins; $499+</w:t>
            </w:r>
            <w:r w:rsidR="00692431">
              <w:rPr>
                <w:color w:val="000000"/>
                <w:sz w:val="18"/>
                <w:szCs w:val="18"/>
              </w:rPr>
              <w:t xml:space="preserve">/month </w:t>
            </w:r>
            <w:r>
              <w:rPr>
                <w:color w:val="000000"/>
                <w:sz w:val="18"/>
                <w:szCs w:val="18"/>
              </w:rPr>
              <w:t>is a real psychological and financial barrier</w:t>
            </w:r>
          </w:p>
        </w:tc>
      </w:tr>
      <w:tr w:rsidR="00D4439A" w14:paraId="0E74D6B3" w14:textId="77777777" w:rsidTr="002F5703">
        <w:tc>
          <w:tcPr>
            <w:tcW w:w="600" w:type="dxa"/>
            <w:tcMar>
              <w:top w:w="80" w:type="dxa"/>
              <w:left w:w="120" w:type="dxa"/>
              <w:bottom w:w="80" w:type="dxa"/>
              <w:right w:w="120" w:type="dxa"/>
            </w:tcMar>
          </w:tcPr>
          <w:p w14:paraId="0247134C" w14:textId="77777777" w:rsidR="00D4439A" w:rsidRDefault="00000000">
            <w:r>
              <w:rPr>
                <w:color w:val="000000"/>
                <w:sz w:val="18"/>
                <w:szCs w:val="18"/>
              </w:rPr>
              <w:t>4</w:t>
            </w:r>
          </w:p>
        </w:tc>
        <w:tc>
          <w:tcPr>
            <w:tcW w:w="2800" w:type="dxa"/>
            <w:tcMar>
              <w:top w:w="80" w:type="dxa"/>
              <w:left w:w="120" w:type="dxa"/>
              <w:bottom w:w="80" w:type="dxa"/>
              <w:right w:w="120" w:type="dxa"/>
            </w:tcMar>
          </w:tcPr>
          <w:p w14:paraId="7BBBF8E9" w14:textId="77777777" w:rsidR="00D4439A" w:rsidRDefault="00000000">
            <w:r>
              <w:rPr>
                <w:color w:val="000000"/>
                <w:sz w:val="18"/>
                <w:szCs w:val="18"/>
              </w:rPr>
              <w:t>QuickBooks / accounting integration</w:t>
            </w:r>
          </w:p>
        </w:tc>
        <w:tc>
          <w:tcPr>
            <w:tcW w:w="5960" w:type="dxa"/>
            <w:tcMar>
              <w:top w:w="80" w:type="dxa"/>
              <w:left w:w="120" w:type="dxa"/>
              <w:bottom w:w="80" w:type="dxa"/>
              <w:right w:w="120" w:type="dxa"/>
            </w:tcMar>
          </w:tcPr>
          <w:p w14:paraId="75490C96" w14:textId="6E143F36" w:rsidR="00D4439A" w:rsidRDefault="00000000">
            <w:r>
              <w:rPr>
                <w:color w:val="000000"/>
                <w:sz w:val="18"/>
                <w:szCs w:val="18"/>
              </w:rPr>
              <w:t xml:space="preserve">Table </w:t>
            </w:r>
            <w:r w:rsidR="00692431">
              <w:rPr>
                <w:color w:val="000000"/>
                <w:sz w:val="18"/>
                <w:szCs w:val="18"/>
              </w:rPr>
              <w:t>stakes:</w:t>
            </w:r>
            <w:r>
              <w:rPr>
                <w:color w:val="000000"/>
                <w:sz w:val="18"/>
                <w:szCs w:val="18"/>
              </w:rPr>
              <w:t xml:space="preserve"> broken sync is a deal-killer at evaluation and at renewal</w:t>
            </w:r>
          </w:p>
        </w:tc>
      </w:tr>
      <w:tr w:rsidR="00D4439A" w14:paraId="52A58438" w14:textId="77777777" w:rsidTr="002F5703">
        <w:tc>
          <w:tcPr>
            <w:tcW w:w="600" w:type="dxa"/>
            <w:shd w:val="clear" w:color="auto" w:fill="F2F2F2"/>
            <w:tcMar>
              <w:top w:w="80" w:type="dxa"/>
              <w:left w:w="120" w:type="dxa"/>
              <w:bottom w:w="80" w:type="dxa"/>
              <w:right w:w="120" w:type="dxa"/>
            </w:tcMar>
          </w:tcPr>
          <w:p w14:paraId="335D3C69" w14:textId="77777777" w:rsidR="00D4439A" w:rsidRDefault="00000000">
            <w:r>
              <w:rPr>
                <w:color w:val="000000"/>
                <w:sz w:val="18"/>
                <w:szCs w:val="18"/>
              </w:rPr>
              <w:t>5</w:t>
            </w:r>
          </w:p>
        </w:tc>
        <w:tc>
          <w:tcPr>
            <w:tcW w:w="2800" w:type="dxa"/>
            <w:shd w:val="clear" w:color="auto" w:fill="F2F2F2"/>
            <w:tcMar>
              <w:top w:w="80" w:type="dxa"/>
              <w:left w:w="120" w:type="dxa"/>
              <w:bottom w:w="80" w:type="dxa"/>
              <w:right w:w="120" w:type="dxa"/>
            </w:tcMar>
          </w:tcPr>
          <w:p w14:paraId="1AE36881" w14:textId="77777777" w:rsidR="00D4439A" w:rsidRDefault="00000000">
            <w:r>
              <w:rPr>
                <w:color w:val="000000"/>
                <w:sz w:val="18"/>
                <w:szCs w:val="18"/>
              </w:rPr>
              <w:t>Mobile app quality</w:t>
            </w:r>
          </w:p>
        </w:tc>
        <w:tc>
          <w:tcPr>
            <w:tcW w:w="5960" w:type="dxa"/>
            <w:shd w:val="clear" w:color="auto" w:fill="F2F2F2"/>
            <w:tcMar>
              <w:top w:w="80" w:type="dxa"/>
              <w:left w:w="120" w:type="dxa"/>
              <w:bottom w:w="80" w:type="dxa"/>
              <w:right w:w="120" w:type="dxa"/>
            </w:tcMar>
          </w:tcPr>
          <w:p w14:paraId="212CE6F8" w14:textId="77777777" w:rsidR="00D4439A" w:rsidRDefault="00000000">
            <w:r>
              <w:rPr>
                <w:color w:val="000000"/>
                <w:sz w:val="18"/>
                <w:szCs w:val="18"/>
              </w:rPr>
              <w:t>Field teams must use it on-site; smartphone segment growing 13.2% CAGR in North America</w:t>
            </w:r>
          </w:p>
        </w:tc>
      </w:tr>
      <w:tr w:rsidR="00D4439A" w14:paraId="179DA74C" w14:textId="77777777" w:rsidTr="002F5703">
        <w:tc>
          <w:tcPr>
            <w:tcW w:w="600" w:type="dxa"/>
            <w:tcMar>
              <w:top w:w="80" w:type="dxa"/>
              <w:left w:w="120" w:type="dxa"/>
              <w:bottom w:w="80" w:type="dxa"/>
              <w:right w:w="120" w:type="dxa"/>
            </w:tcMar>
          </w:tcPr>
          <w:p w14:paraId="32CE472A" w14:textId="77777777" w:rsidR="00D4439A" w:rsidRDefault="00000000">
            <w:r>
              <w:rPr>
                <w:color w:val="000000"/>
                <w:sz w:val="18"/>
                <w:szCs w:val="18"/>
              </w:rPr>
              <w:t>6</w:t>
            </w:r>
          </w:p>
        </w:tc>
        <w:tc>
          <w:tcPr>
            <w:tcW w:w="2800" w:type="dxa"/>
            <w:tcMar>
              <w:top w:w="80" w:type="dxa"/>
              <w:left w:w="120" w:type="dxa"/>
              <w:bottom w:w="80" w:type="dxa"/>
              <w:right w:w="120" w:type="dxa"/>
            </w:tcMar>
          </w:tcPr>
          <w:p w14:paraId="2E8CE289" w14:textId="77777777" w:rsidR="00D4439A" w:rsidRDefault="00000000">
            <w:r>
              <w:rPr>
                <w:color w:val="000000"/>
                <w:sz w:val="18"/>
                <w:szCs w:val="18"/>
              </w:rPr>
              <w:t>Client communication / portal</w:t>
            </w:r>
          </w:p>
        </w:tc>
        <w:tc>
          <w:tcPr>
            <w:tcW w:w="5960" w:type="dxa"/>
            <w:tcMar>
              <w:top w:w="80" w:type="dxa"/>
              <w:left w:w="120" w:type="dxa"/>
              <w:bottom w:w="80" w:type="dxa"/>
              <w:right w:w="120" w:type="dxa"/>
            </w:tcMar>
          </w:tcPr>
          <w:p w14:paraId="6DDB7829" w14:textId="77777777" w:rsidR="00D4439A" w:rsidRDefault="00000000">
            <w:r>
              <w:rPr>
                <w:color w:val="000000"/>
                <w:sz w:val="18"/>
                <w:szCs w:val="18"/>
              </w:rPr>
              <w:t>Differentiator; reduces phone calls; builds professionalism; key driver of referrals</w:t>
            </w:r>
          </w:p>
        </w:tc>
      </w:tr>
      <w:tr w:rsidR="00D4439A" w14:paraId="5DFBEEBB" w14:textId="77777777" w:rsidTr="002F5703">
        <w:tc>
          <w:tcPr>
            <w:tcW w:w="600" w:type="dxa"/>
            <w:shd w:val="clear" w:color="auto" w:fill="F2F2F2"/>
            <w:tcMar>
              <w:top w:w="80" w:type="dxa"/>
              <w:left w:w="120" w:type="dxa"/>
              <w:bottom w:w="80" w:type="dxa"/>
              <w:right w:w="120" w:type="dxa"/>
            </w:tcMar>
          </w:tcPr>
          <w:p w14:paraId="1627BF64" w14:textId="77777777" w:rsidR="00D4439A" w:rsidRDefault="00000000">
            <w:r>
              <w:rPr>
                <w:color w:val="000000"/>
                <w:sz w:val="18"/>
                <w:szCs w:val="18"/>
              </w:rPr>
              <w:t>7</w:t>
            </w:r>
          </w:p>
        </w:tc>
        <w:tc>
          <w:tcPr>
            <w:tcW w:w="2800" w:type="dxa"/>
            <w:shd w:val="clear" w:color="auto" w:fill="F2F2F2"/>
            <w:tcMar>
              <w:top w:w="80" w:type="dxa"/>
              <w:left w:w="120" w:type="dxa"/>
              <w:bottom w:w="80" w:type="dxa"/>
              <w:right w:w="120" w:type="dxa"/>
            </w:tcMar>
          </w:tcPr>
          <w:p w14:paraId="0DE61C53" w14:textId="77777777" w:rsidR="00D4439A" w:rsidRDefault="00000000">
            <w:r>
              <w:rPr>
                <w:color w:val="000000"/>
                <w:sz w:val="18"/>
                <w:szCs w:val="18"/>
              </w:rPr>
              <w:t>Customer support responsiveness</w:t>
            </w:r>
          </w:p>
        </w:tc>
        <w:tc>
          <w:tcPr>
            <w:tcW w:w="5960" w:type="dxa"/>
            <w:shd w:val="clear" w:color="auto" w:fill="F2F2F2"/>
            <w:tcMar>
              <w:top w:w="80" w:type="dxa"/>
              <w:left w:w="120" w:type="dxa"/>
              <w:bottom w:w="80" w:type="dxa"/>
              <w:right w:w="120" w:type="dxa"/>
            </w:tcMar>
          </w:tcPr>
          <w:p w14:paraId="4FD94A15" w14:textId="77777777" w:rsidR="00D4439A" w:rsidRDefault="00000000">
            <w:r>
              <w:rPr>
                <w:color w:val="000000"/>
                <w:sz w:val="18"/>
                <w:szCs w:val="18"/>
              </w:rPr>
              <w:t>Contractors buy relationships, not just software; JobTread's support model is the category benchmark</w:t>
            </w:r>
          </w:p>
        </w:tc>
      </w:tr>
      <w:tr w:rsidR="00D4439A" w14:paraId="72E391FA" w14:textId="77777777" w:rsidTr="002F5703">
        <w:tc>
          <w:tcPr>
            <w:tcW w:w="600" w:type="dxa"/>
            <w:tcMar>
              <w:top w:w="80" w:type="dxa"/>
              <w:left w:w="120" w:type="dxa"/>
              <w:bottom w:w="80" w:type="dxa"/>
              <w:right w:w="120" w:type="dxa"/>
            </w:tcMar>
          </w:tcPr>
          <w:p w14:paraId="25025360" w14:textId="77777777" w:rsidR="00D4439A" w:rsidRDefault="00000000">
            <w:r>
              <w:rPr>
                <w:color w:val="000000"/>
                <w:sz w:val="18"/>
                <w:szCs w:val="18"/>
              </w:rPr>
              <w:t>8</w:t>
            </w:r>
          </w:p>
        </w:tc>
        <w:tc>
          <w:tcPr>
            <w:tcW w:w="2800" w:type="dxa"/>
            <w:tcMar>
              <w:top w:w="80" w:type="dxa"/>
              <w:left w:w="120" w:type="dxa"/>
              <w:bottom w:w="80" w:type="dxa"/>
              <w:right w:w="120" w:type="dxa"/>
            </w:tcMar>
          </w:tcPr>
          <w:p w14:paraId="654562BD" w14:textId="77777777" w:rsidR="00D4439A" w:rsidRDefault="00000000">
            <w:r>
              <w:rPr>
                <w:color w:val="000000"/>
                <w:sz w:val="18"/>
                <w:szCs w:val="18"/>
              </w:rPr>
              <w:t>Change order management</w:t>
            </w:r>
          </w:p>
        </w:tc>
        <w:tc>
          <w:tcPr>
            <w:tcW w:w="5960" w:type="dxa"/>
            <w:tcMar>
              <w:top w:w="80" w:type="dxa"/>
              <w:left w:w="120" w:type="dxa"/>
              <w:bottom w:w="80" w:type="dxa"/>
              <w:right w:w="120" w:type="dxa"/>
            </w:tcMar>
          </w:tcPr>
          <w:p w14:paraId="31E9D6D6" w14:textId="74B67B50" w:rsidR="00D4439A" w:rsidRDefault="00000000">
            <w:r>
              <w:rPr>
                <w:color w:val="000000"/>
                <w:sz w:val="18"/>
                <w:szCs w:val="18"/>
              </w:rPr>
              <w:t xml:space="preserve">High pain </w:t>
            </w:r>
            <w:r w:rsidR="00692431">
              <w:rPr>
                <w:color w:val="000000"/>
                <w:sz w:val="18"/>
                <w:szCs w:val="18"/>
              </w:rPr>
              <w:t>point:</w:t>
            </w:r>
            <w:r>
              <w:rPr>
                <w:color w:val="000000"/>
                <w:sz w:val="18"/>
                <w:szCs w:val="18"/>
              </w:rPr>
              <w:t xml:space="preserve"> where contractor margin is lost or protected on renovation projects</w:t>
            </w:r>
          </w:p>
        </w:tc>
      </w:tr>
      <w:tr w:rsidR="00D4439A" w14:paraId="40EA1D00" w14:textId="77777777" w:rsidTr="002F5703">
        <w:tc>
          <w:tcPr>
            <w:tcW w:w="600" w:type="dxa"/>
            <w:shd w:val="clear" w:color="auto" w:fill="F2F2F2"/>
            <w:tcMar>
              <w:top w:w="80" w:type="dxa"/>
              <w:left w:w="120" w:type="dxa"/>
              <w:bottom w:w="80" w:type="dxa"/>
              <w:right w:w="120" w:type="dxa"/>
            </w:tcMar>
          </w:tcPr>
          <w:p w14:paraId="1F64138A" w14:textId="77777777" w:rsidR="00D4439A" w:rsidRDefault="00000000">
            <w:r>
              <w:rPr>
                <w:color w:val="000000"/>
                <w:sz w:val="18"/>
                <w:szCs w:val="18"/>
              </w:rPr>
              <w:t>9</w:t>
            </w:r>
          </w:p>
        </w:tc>
        <w:tc>
          <w:tcPr>
            <w:tcW w:w="2800" w:type="dxa"/>
            <w:shd w:val="clear" w:color="auto" w:fill="F2F2F2"/>
            <w:tcMar>
              <w:top w:w="80" w:type="dxa"/>
              <w:left w:w="120" w:type="dxa"/>
              <w:bottom w:w="80" w:type="dxa"/>
              <w:right w:w="120" w:type="dxa"/>
            </w:tcMar>
          </w:tcPr>
          <w:p w14:paraId="5D4E6860" w14:textId="77777777" w:rsidR="00D4439A" w:rsidRDefault="00000000">
            <w:r>
              <w:rPr>
                <w:color w:val="000000"/>
                <w:sz w:val="18"/>
                <w:szCs w:val="18"/>
              </w:rPr>
              <w:t>Job costing / budget tracking</w:t>
            </w:r>
          </w:p>
        </w:tc>
        <w:tc>
          <w:tcPr>
            <w:tcW w:w="5960" w:type="dxa"/>
            <w:shd w:val="clear" w:color="auto" w:fill="F2F2F2"/>
            <w:tcMar>
              <w:top w:w="80" w:type="dxa"/>
              <w:left w:w="120" w:type="dxa"/>
              <w:bottom w:w="80" w:type="dxa"/>
              <w:right w:w="120" w:type="dxa"/>
            </w:tcMar>
          </w:tcPr>
          <w:p w14:paraId="24072383" w14:textId="77777777" w:rsidR="00D4439A" w:rsidRDefault="00000000">
            <w:r>
              <w:rPr>
                <w:color w:val="000000"/>
                <w:sz w:val="18"/>
                <w:szCs w:val="18"/>
              </w:rPr>
              <w:t>Growing in importance as contractor margins compress under labor and material cost pressures</w:t>
            </w:r>
          </w:p>
        </w:tc>
      </w:tr>
      <w:tr w:rsidR="00D4439A" w14:paraId="46E400D7" w14:textId="77777777" w:rsidTr="002F5703">
        <w:tc>
          <w:tcPr>
            <w:tcW w:w="600" w:type="dxa"/>
            <w:tcMar>
              <w:top w:w="80" w:type="dxa"/>
              <w:left w:w="120" w:type="dxa"/>
              <w:bottom w:w="80" w:type="dxa"/>
              <w:right w:w="120" w:type="dxa"/>
            </w:tcMar>
          </w:tcPr>
          <w:p w14:paraId="70675C9E" w14:textId="77777777" w:rsidR="00D4439A" w:rsidRDefault="00000000">
            <w:r>
              <w:rPr>
                <w:color w:val="000000"/>
                <w:sz w:val="18"/>
                <w:szCs w:val="18"/>
              </w:rPr>
              <w:t>10</w:t>
            </w:r>
          </w:p>
        </w:tc>
        <w:tc>
          <w:tcPr>
            <w:tcW w:w="2800" w:type="dxa"/>
            <w:tcMar>
              <w:top w:w="80" w:type="dxa"/>
              <w:left w:w="120" w:type="dxa"/>
              <w:bottom w:w="80" w:type="dxa"/>
              <w:right w:w="120" w:type="dxa"/>
            </w:tcMar>
          </w:tcPr>
          <w:p w14:paraId="48590E83" w14:textId="77777777" w:rsidR="00D4439A" w:rsidRDefault="00000000">
            <w:r>
              <w:rPr>
                <w:color w:val="000000"/>
                <w:sz w:val="18"/>
                <w:szCs w:val="18"/>
              </w:rPr>
              <w:t>Scheduling tools</w:t>
            </w:r>
          </w:p>
        </w:tc>
        <w:tc>
          <w:tcPr>
            <w:tcW w:w="5960" w:type="dxa"/>
            <w:tcMar>
              <w:top w:w="80" w:type="dxa"/>
              <w:left w:w="120" w:type="dxa"/>
              <w:bottom w:w="80" w:type="dxa"/>
              <w:right w:w="120" w:type="dxa"/>
            </w:tcMar>
          </w:tcPr>
          <w:p w14:paraId="1B8E8DD6" w14:textId="77777777" w:rsidR="00D4439A" w:rsidRDefault="00000000">
            <w:r>
              <w:rPr>
                <w:color w:val="000000"/>
                <w:sz w:val="18"/>
                <w:szCs w:val="18"/>
              </w:rPr>
              <w:t>Gantt charts, subcontractor scheduling — important but secondary to estimating and financials for renovation</w:t>
            </w:r>
          </w:p>
        </w:tc>
      </w:tr>
    </w:tbl>
    <w:p w14:paraId="3401177E" w14:textId="77777777" w:rsidR="00D4439A" w:rsidRDefault="00D4439A">
      <w:pPr>
        <w:spacing w:after="80"/>
      </w:pPr>
    </w:p>
    <w:p w14:paraId="28EEF904" w14:textId="77777777" w:rsidR="00D4439A" w:rsidRDefault="00D4439A">
      <w:pPr>
        <w:pBdr>
          <w:bottom w:val="single" w:sz="4" w:space="1" w:color="2E75B6"/>
        </w:pBdr>
        <w:spacing w:before="160" w:after="160"/>
      </w:pPr>
    </w:p>
    <w:p w14:paraId="72D3E9CA" w14:textId="77777777" w:rsidR="00D4439A" w:rsidRDefault="00000000">
      <w:pPr>
        <w:pStyle w:val="Heading2"/>
      </w:pPr>
      <w:bookmarkStart w:id="19" w:name="_Toc233477301"/>
      <w:r>
        <w:t>4.3  Price Sensitivity Assessment</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80"/>
        <w:gridCol w:w="2200"/>
        <w:gridCol w:w="2680"/>
      </w:tblGrid>
      <w:tr w:rsidR="00D4439A" w14:paraId="66B0F0F8" w14:textId="77777777" w:rsidTr="002F5703">
        <w:tc>
          <w:tcPr>
            <w:tcW w:w="2800" w:type="dxa"/>
            <w:shd w:val="clear" w:color="auto" w:fill="2E75B6"/>
            <w:tcMar>
              <w:top w:w="80" w:type="dxa"/>
              <w:left w:w="120" w:type="dxa"/>
              <w:bottom w:w="80" w:type="dxa"/>
              <w:right w:w="120" w:type="dxa"/>
            </w:tcMar>
          </w:tcPr>
          <w:p w14:paraId="46BCD455" w14:textId="77777777" w:rsidR="00D4439A" w:rsidRDefault="00000000">
            <w:r>
              <w:rPr>
                <w:b/>
                <w:bCs/>
                <w:color w:val="FFFFFF"/>
                <w:sz w:val="18"/>
                <w:szCs w:val="18"/>
              </w:rPr>
              <w:t>Segment</w:t>
            </w:r>
          </w:p>
        </w:tc>
        <w:tc>
          <w:tcPr>
            <w:tcW w:w="1680" w:type="dxa"/>
            <w:shd w:val="clear" w:color="auto" w:fill="2E75B6"/>
            <w:tcMar>
              <w:top w:w="80" w:type="dxa"/>
              <w:left w:w="120" w:type="dxa"/>
              <w:bottom w:w="80" w:type="dxa"/>
              <w:right w:w="120" w:type="dxa"/>
            </w:tcMar>
          </w:tcPr>
          <w:p w14:paraId="552A94B9" w14:textId="77777777" w:rsidR="00D4439A" w:rsidRDefault="00000000">
            <w:r>
              <w:rPr>
                <w:b/>
                <w:bCs/>
                <w:color w:val="FFFFFF"/>
                <w:sz w:val="18"/>
                <w:szCs w:val="18"/>
              </w:rPr>
              <w:t>Sensitivity</w:t>
            </w:r>
          </w:p>
        </w:tc>
        <w:tc>
          <w:tcPr>
            <w:tcW w:w="2200" w:type="dxa"/>
            <w:shd w:val="clear" w:color="auto" w:fill="2E75B6"/>
            <w:tcMar>
              <w:top w:w="80" w:type="dxa"/>
              <w:left w:w="120" w:type="dxa"/>
              <w:bottom w:w="80" w:type="dxa"/>
              <w:right w:w="120" w:type="dxa"/>
            </w:tcMar>
          </w:tcPr>
          <w:p w14:paraId="5D9860DC" w14:textId="77777777" w:rsidR="00D4439A" w:rsidRDefault="00000000">
            <w:r>
              <w:rPr>
                <w:b/>
                <w:bCs/>
                <w:color w:val="FFFFFF"/>
                <w:sz w:val="18"/>
                <w:szCs w:val="18"/>
              </w:rPr>
              <w:t>Willingness to Pay</w:t>
            </w:r>
          </w:p>
        </w:tc>
        <w:tc>
          <w:tcPr>
            <w:tcW w:w="2680" w:type="dxa"/>
            <w:shd w:val="clear" w:color="auto" w:fill="2E75B6"/>
            <w:tcMar>
              <w:top w:w="80" w:type="dxa"/>
              <w:left w:w="120" w:type="dxa"/>
              <w:bottom w:w="80" w:type="dxa"/>
              <w:right w:w="120" w:type="dxa"/>
            </w:tcMar>
          </w:tcPr>
          <w:p w14:paraId="39C8C817" w14:textId="77777777" w:rsidR="00D4439A" w:rsidRDefault="00000000">
            <w:r>
              <w:rPr>
                <w:b/>
                <w:bCs/>
                <w:color w:val="FFFFFF"/>
                <w:sz w:val="18"/>
                <w:szCs w:val="18"/>
              </w:rPr>
              <w:t>Notes</w:t>
            </w:r>
          </w:p>
        </w:tc>
      </w:tr>
      <w:tr w:rsidR="00D4439A" w14:paraId="65518251" w14:textId="77777777" w:rsidTr="002F5703">
        <w:tc>
          <w:tcPr>
            <w:tcW w:w="2800" w:type="dxa"/>
            <w:tcMar>
              <w:top w:w="80" w:type="dxa"/>
              <w:left w:w="120" w:type="dxa"/>
              <w:bottom w:w="80" w:type="dxa"/>
              <w:right w:w="120" w:type="dxa"/>
            </w:tcMar>
          </w:tcPr>
          <w:p w14:paraId="2D195966" w14:textId="77777777" w:rsidR="00D4439A" w:rsidRDefault="00000000">
            <w:r>
              <w:rPr>
                <w:color w:val="000000"/>
                <w:sz w:val="18"/>
                <w:szCs w:val="18"/>
              </w:rPr>
              <w:t>Solo contractor (1–4 emp)</w:t>
            </w:r>
          </w:p>
        </w:tc>
        <w:tc>
          <w:tcPr>
            <w:tcW w:w="1680" w:type="dxa"/>
            <w:shd w:val="clear" w:color="auto" w:fill="FFCCCC"/>
            <w:tcMar>
              <w:top w:w="80" w:type="dxa"/>
              <w:left w:w="120" w:type="dxa"/>
              <w:bottom w:w="80" w:type="dxa"/>
              <w:right w:w="120" w:type="dxa"/>
            </w:tcMar>
          </w:tcPr>
          <w:p w14:paraId="408768D5" w14:textId="77777777" w:rsidR="00D4439A" w:rsidRDefault="00000000">
            <w:r>
              <w:rPr>
                <w:b/>
                <w:bCs/>
                <w:color w:val="9C0006"/>
                <w:sz w:val="18"/>
                <w:szCs w:val="18"/>
              </w:rPr>
              <w:t>VERY HIGH</w:t>
            </w:r>
          </w:p>
        </w:tc>
        <w:tc>
          <w:tcPr>
            <w:tcW w:w="2200" w:type="dxa"/>
            <w:tcMar>
              <w:top w:w="80" w:type="dxa"/>
              <w:left w:w="120" w:type="dxa"/>
              <w:bottom w:w="80" w:type="dxa"/>
              <w:right w:w="120" w:type="dxa"/>
            </w:tcMar>
          </w:tcPr>
          <w:p w14:paraId="25CD97DC" w14:textId="68382BE0" w:rsidR="00D4439A" w:rsidRDefault="00000000">
            <w:r>
              <w:rPr>
                <w:color w:val="000000"/>
                <w:sz w:val="18"/>
                <w:szCs w:val="18"/>
              </w:rPr>
              <w:t>$30–100/</w:t>
            </w:r>
            <w:r w:rsidR="00975F0E">
              <w:rPr>
                <w:color w:val="000000"/>
                <w:sz w:val="18"/>
                <w:szCs w:val="18"/>
              </w:rPr>
              <w:t>month</w:t>
            </w:r>
          </w:p>
        </w:tc>
        <w:tc>
          <w:tcPr>
            <w:tcW w:w="2680" w:type="dxa"/>
            <w:tcMar>
              <w:top w:w="80" w:type="dxa"/>
              <w:left w:w="120" w:type="dxa"/>
              <w:bottom w:w="80" w:type="dxa"/>
              <w:right w:w="120" w:type="dxa"/>
            </w:tcMar>
          </w:tcPr>
          <w:p w14:paraId="5B479CA6" w14:textId="77777777" w:rsidR="00D4439A" w:rsidRDefault="00000000">
            <w:r>
              <w:rPr>
                <w:color w:val="000000"/>
                <w:sz w:val="18"/>
                <w:szCs w:val="18"/>
              </w:rPr>
              <w:t>Will abandon if price increases without notice</w:t>
            </w:r>
          </w:p>
        </w:tc>
      </w:tr>
      <w:tr w:rsidR="00D4439A" w14:paraId="1C856E61" w14:textId="77777777" w:rsidTr="002F5703">
        <w:tc>
          <w:tcPr>
            <w:tcW w:w="2800" w:type="dxa"/>
            <w:shd w:val="clear" w:color="auto" w:fill="F2F2F2"/>
            <w:tcMar>
              <w:top w:w="80" w:type="dxa"/>
              <w:left w:w="120" w:type="dxa"/>
              <w:bottom w:w="80" w:type="dxa"/>
              <w:right w:w="120" w:type="dxa"/>
            </w:tcMar>
          </w:tcPr>
          <w:p w14:paraId="03013A7E" w14:textId="77777777" w:rsidR="00D4439A" w:rsidRDefault="00000000">
            <w:r>
              <w:rPr>
                <w:color w:val="000000"/>
                <w:sz w:val="18"/>
                <w:szCs w:val="18"/>
              </w:rPr>
              <w:t>Small contractor (5–15 emp)</w:t>
            </w:r>
          </w:p>
        </w:tc>
        <w:tc>
          <w:tcPr>
            <w:tcW w:w="1680" w:type="dxa"/>
            <w:shd w:val="clear" w:color="auto" w:fill="FFF2CC"/>
            <w:tcMar>
              <w:top w:w="80" w:type="dxa"/>
              <w:left w:w="120" w:type="dxa"/>
              <w:bottom w:w="80" w:type="dxa"/>
              <w:right w:w="120" w:type="dxa"/>
            </w:tcMar>
          </w:tcPr>
          <w:p w14:paraId="612D97D0" w14:textId="77777777" w:rsidR="00D4439A" w:rsidRDefault="00000000">
            <w:r>
              <w:rPr>
                <w:b/>
                <w:bCs/>
                <w:color w:val="7F6000"/>
                <w:sz w:val="18"/>
                <w:szCs w:val="18"/>
              </w:rPr>
              <w:t>HIGH</w:t>
            </w:r>
          </w:p>
        </w:tc>
        <w:tc>
          <w:tcPr>
            <w:tcW w:w="2200" w:type="dxa"/>
            <w:shd w:val="clear" w:color="auto" w:fill="F2F2F2"/>
            <w:tcMar>
              <w:top w:w="80" w:type="dxa"/>
              <w:left w:w="120" w:type="dxa"/>
              <w:bottom w:w="80" w:type="dxa"/>
              <w:right w:w="120" w:type="dxa"/>
            </w:tcMar>
          </w:tcPr>
          <w:p w14:paraId="2D25EE91" w14:textId="3DC5CC37" w:rsidR="00D4439A" w:rsidRDefault="00000000">
            <w:r>
              <w:rPr>
                <w:color w:val="000000"/>
                <w:sz w:val="18"/>
                <w:szCs w:val="18"/>
              </w:rPr>
              <w:t>$100–400/</w:t>
            </w:r>
            <w:r w:rsidR="00975F0E">
              <w:rPr>
                <w:color w:val="000000"/>
                <w:sz w:val="18"/>
                <w:szCs w:val="18"/>
              </w:rPr>
              <w:t>month</w:t>
            </w:r>
          </w:p>
        </w:tc>
        <w:tc>
          <w:tcPr>
            <w:tcW w:w="2680" w:type="dxa"/>
            <w:shd w:val="clear" w:color="auto" w:fill="F2F2F2"/>
            <w:tcMar>
              <w:top w:w="80" w:type="dxa"/>
              <w:left w:w="120" w:type="dxa"/>
              <w:bottom w:w="80" w:type="dxa"/>
              <w:right w:w="120" w:type="dxa"/>
            </w:tcMar>
          </w:tcPr>
          <w:p w14:paraId="233DFFA7" w14:textId="77777777" w:rsidR="00D4439A" w:rsidRDefault="00000000">
            <w:r>
              <w:rPr>
                <w:color w:val="000000"/>
                <w:sz w:val="18"/>
                <w:szCs w:val="18"/>
              </w:rPr>
              <w:t>ROI-focused; watches per-user math closely</w:t>
            </w:r>
          </w:p>
        </w:tc>
      </w:tr>
      <w:tr w:rsidR="00D4439A" w14:paraId="7546387A" w14:textId="77777777" w:rsidTr="002F5703">
        <w:tc>
          <w:tcPr>
            <w:tcW w:w="2800" w:type="dxa"/>
            <w:tcMar>
              <w:top w:w="80" w:type="dxa"/>
              <w:left w:w="120" w:type="dxa"/>
              <w:bottom w:w="80" w:type="dxa"/>
              <w:right w:w="120" w:type="dxa"/>
            </w:tcMar>
          </w:tcPr>
          <w:p w14:paraId="45E8485E" w14:textId="77777777" w:rsidR="00D4439A" w:rsidRDefault="00000000">
            <w:r>
              <w:rPr>
                <w:color w:val="000000"/>
                <w:sz w:val="18"/>
                <w:szCs w:val="18"/>
              </w:rPr>
              <w:t>Growing contractor (15–50 emp)</w:t>
            </w:r>
          </w:p>
        </w:tc>
        <w:tc>
          <w:tcPr>
            <w:tcW w:w="1680" w:type="dxa"/>
            <w:shd w:val="clear" w:color="auto" w:fill="E2EFDA"/>
            <w:tcMar>
              <w:top w:w="80" w:type="dxa"/>
              <w:left w:w="120" w:type="dxa"/>
              <w:bottom w:w="80" w:type="dxa"/>
              <w:right w:w="120" w:type="dxa"/>
            </w:tcMar>
          </w:tcPr>
          <w:p w14:paraId="7B2D22C6" w14:textId="77777777" w:rsidR="00D4439A" w:rsidRDefault="00000000">
            <w:r>
              <w:rPr>
                <w:b/>
                <w:bCs/>
                <w:color w:val="375623"/>
                <w:sz w:val="18"/>
                <w:szCs w:val="18"/>
              </w:rPr>
              <w:t>MEDIUM</w:t>
            </w:r>
          </w:p>
        </w:tc>
        <w:tc>
          <w:tcPr>
            <w:tcW w:w="2200" w:type="dxa"/>
            <w:tcMar>
              <w:top w:w="80" w:type="dxa"/>
              <w:left w:w="120" w:type="dxa"/>
              <w:bottom w:w="80" w:type="dxa"/>
              <w:right w:w="120" w:type="dxa"/>
            </w:tcMar>
          </w:tcPr>
          <w:p w14:paraId="0D9C03F6" w14:textId="48CEBA16" w:rsidR="00D4439A" w:rsidRDefault="00000000">
            <w:r>
              <w:rPr>
                <w:color w:val="000000"/>
                <w:sz w:val="18"/>
                <w:szCs w:val="18"/>
              </w:rPr>
              <w:t>$400–1,200/</w:t>
            </w:r>
            <w:r w:rsidR="00975F0E">
              <w:rPr>
                <w:color w:val="000000"/>
                <w:sz w:val="18"/>
                <w:szCs w:val="18"/>
              </w:rPr>
              <w:t>month</w:t>
            </w:r>
          </w:p>
        </w:tc>
        <w:tc>
          <w:tcPr>
            <w:tcW w:w="2680" w:type="dxa"/>
            <w:tcMar>
              <w:top w:w="80" w:type="dxa"/>
              <w:left w:w="120" w:type="dxa"/>
              <w:bottom w:w="80" w:type="dxa"/>
              <w:right w:w="120" w:type="dxa"/>
            </w:tcMar>
          </w:tcPr>
          <w:p w14:paraId="3550BBED" w14:textId="77777777" w:rsidR="00D4439A" w:rsidRDefault="00000000">
            <w:r>
              <w:rPr>
                <w:color w:val="000000"/>
                <w:sz w:val="18"/>
                <w:szCs w:val="18"/>
              </w:rPr>
              <w:t>Will pay for reliability, integrations, and support</w:t>
            </w:r>
          </w:p>
        </w:tc>
      </w:tr>
    </w:tbl>
    <w:p w14:paraId="21F1A82B"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321994CE" w14:textId="77777777">
        <w:tc>
          <w:tcPr>
            <w:tcW w:w="9360" w:type="dxa"/>
            <w:tcBorders>
              <w:top w:val="single" w:sz="1" w:space="0" w:color="2E75B6"/>
              <w:left w:val="single" w:sz="12" w:space="0" w:color="2E75B6"/>
              <w:bottom w:val="single" w:sz="1" w:space="0" w:color="2E75B6"/>
              <w:right w:val="none" w:sz="0" w:space="0" w:color="FFFFFF"/>
            </w:tcBorders>
            <w:shd w:val="clear" w:color="auto" w:fill="FFCCCC"/>
            <w:tcMar>
              <w:top w:w="120" w:type="dxa"/>
              <w:left w:w="200" w:type="dxa"/>
              <w:bottom w:w="120" w:type="dxa"/>
              <w:right w:w="120" w:type="dxa"/>
            </w:tcMar>
          </w:tcPr>
          <w:p w14:paraId="4ECD393C" w14:textId="172500B8" w:rsidR="00D4439A" w:rsidRDefault="00000000">
            <w:r>
              <w:rPr>
                <w:b/>
                <w:bCs/>
                <w:color w:val="9C0006"/>
              </w:rPr>
              <w:t xml:space="preserve">Key Insight: </w:t>
            </w:r>
            <w:r>
              <w:t>Buildertrend costs $499–$799</w:t>
            </w:r>
            <w:r w:rsidR="00692431">
              <w:t xml:space="preserve">/month </w:t>
            </w:r>
            <w:r>
              <w:t>after the promotional discount. Most small contractors spend $6,500+ in year one before completing a single project. This creates a massive vacuum for a full-featured tool at $99–$299/mo.</w:t>
            </w:r>
          </w:p>
        </w:tc>
      </w:tr>
    </w:tbl>
    <w:p w14:paraId="1A6E6CCB" w14:textId="77777777" w:rsidR="00D4439A" w:rsidRDefault="00D4439A">
      <w:pPr>
        <w:spacing w:after="80"/>
      </w:pPr>
    </w:p>
    <w:p w14:paraId="195065F0" w14:textId="77777777" w:rsidR="00D4439A" w:rsidRDefault="00D4439A">
      <w:pPr>
        <w:pBdr>
          <w:bottom w:val="single" w:sz="4" w:space="1" w:color="2E75B6"/>
        </w:pBdr>
        <w:spacing w:before="160" w:after="160"/>
      </w:pPr>
    </w:p>
    <w:p w14:paraId="3C6378E3" w14:textId="77777777" w:rsidR="00D4439A" w:rsidRDefault="00000000">
      <w:pPr>
        <w:pStyle w:val="Heading2"/>
      </w:pPr>
      <w:bookmarkStart w:id="20" w:name="_Toc233477302"/>
      <w:r>
        <w:t>4.4  Unmet Needs &amp; Pain Points (The Whitespace)</w:t>
      </w:r>
      <w:bookmarkEnd w:id="20"/>
    </w:p>
    <w:p w14:paraId="4F2167FE" w14:textId="723C71AA" w:rsidR="00D4439A" w:rsidRDefault="00000000" w:rsidP="002F5703">
      <w:pPr>
        <w:pStyle w:val="ListParagraph"/>
        <w:numPr>
          <w:ilvl w:val="0"/>
          <w:numId w:val="8"/>
        </w:numPr>
        <w:spacing w:after="80"/>
      </w:pPr>
      <w:r>
        <w:t>True SME Pricing Without Feature Gating — The $99–$299</w:t>
      </w:r>
      <w:r w:rsidR="00692431">
        <w:t xml:space="preserve">/month </w:t>
      </w:r>
      <w:r>
        <w:t>full-featured tier is largely absent from the market.</w:t>
      </w:r>
    </w:p>
    <w:p w14:paraId="4F9F58B5" w14:textId="77777777" w:rsidR="00D4439A" w:rsidRDefault="00000000" w:rsidP="002F5703">
      <w:pPr>
        <w:pStyle w:val="ListParagraph"/>
        <w:numPr>
          <w:ilvl w:val="0"/>
          <w:numId w:val="8"/>
        </w:numPr>
        <w:spacing w:after="80"/>
      </w:pPr>
      <w:r>
        <w:t>AI-Assisted Estimating for Small Contractors — Only 1.5% of contractors have AI use across multiple processes. No SME-tier tool has made AI estimating genuinely accessible to 1–10 person shops.</w:t>
      </w:r>
    </w:p>
    <w:p w14:paraId="2F1B0500" w14:textId="77777777" w:rsidR="00D4439A" w:rsidRDefault="00000000" w:rsidP="002F5703">
      <w:pPr>
        <w:pStyle w:val="ListParagraph"/>
        <w:numPr>
          <w:ilvl w:val="0"/>
          <w:numId w:val="8"/>
        </w:numPr>
        <w:spacing w:after="80"/>
      </w:pPr>
      <w:r>
        <w:t>Integrated CRM + Lead Management — Construction CRM is broadly weak across all SME tools. CRM features consistently highlighted as insufficient in G2/Capterra reviews.</w:t>
      </w:r>
    </w:p>
    <w:p w14:paraId="3A9BA465" w14:textId="77777777" w:rsidR="00D4439A" w:rsidRDefault="00000000" w:rsidP="002F5703">
      <w:pPr>
        <w:pStyle w:val="ListParagraph"/>
        <w:numPr>
          <w:ilvl w:val="0"/>
          <w:numId w:val="8"/>
        </w:numPr>
        <w:spacing w:after="80"/>
      </w:pPr>
      <w:r>
        <w:t>Data Portability Guarantee — Buildertrend data retrieval is notoriously difficult. Contractors fear lock-in; a credible open-export policy is a genuine differentiator.</w:t>
      </w:r>
    </w:p>
    <w:p w14:paraId="7FFE96E5" w14:textId="77777777" w:rsidR="00D4439A" w:rsidRDefault="00000000" w:rsidP="002F5703">
      <w:pPr>
        <w:pStyle w:val="ListParagraph"/>
        <w:numPr>
          <w:ilvl w:val="0"/>
          <w:numId w:val="8"/>
        </w:numPr>
        <w:spacing w:after="80"/>
      </w:pPr>
      <w:r>
        <w:t>Simplified Subcontractor Collaboration — A lightweight sub portal (no login required, link-based) is a meaningful and unserved gap.</w:t>
      </w:r>
    </w:p>
    <w:p w14:paraId="64EFD815" w14:textId="77777777" w:rsidR="00D4439A" w:rsidRDefault="00000000" w:rsidP="002F5703">
      <w:pPr>
        <w:pStyle w:val="ListParagraph"/>
        <w:numPr>
          <w:ilvl w:val="0"/>
          <w:numId w:val="8"/>
        </w:numPr>
        <w:spacing w:after="80"/>
      </w:pPr>
      <w:r>
        <w:t>Renovation-Specific Workflow — No tool is purpose-built for renovation phases: existing conditions documentation, permit sequencing, homeowner displacement planning, phased billing.</w:t>
      </w:r>
    </w:p>
    <w:p w14:paraId="6041986F" w14:textId="77777777" w:rsidR="00D4439A" w:rsidRDefault="00000000" w:rsidP="002F5703">
      <w:pPr>
        <w:pStyle w:val="ListParagraph"/>
        <w:numPr>
          <w:ilvl w:val="0"/>
          <w:numId w:val="8"/>
        </w:numPr>
        <w:spacing w:after="80"/>
      </w:pPr>
      <w:r>
        <w:t>QuickBooks Online Integration Done Right — Nearly every tool claims it; nearly every user complains it is broken. A deep, reliable integration is a true and defensible differentiator.</w:t>
      </w:r>
    </w:p>
    <w:p w14:paraId="4F81CF5D" w14:textId="77777777" w:rsidR="00D4439A" w:rsidRDefault="00D4439A">
      <w:pPr>
        <w:spacing w:after="80"/>
      </w:pPr>
    </w:p>
    <w:p w14:paraId="41FCF1FC" w14:textId="77777777" w:rsidR="00D4439A" w:rsidRDefault="00D4439A">
      <w:pPr>
        <w:pBdr>
          <w:bottom w:val="single" w:sz="4" w:space="1" w:color="2E75B6"/>
        </w:pBdr>
        <w:spacing w:before="160" w:after="160"/>
      </w:pPr>
    </w:p>
    <w:p w14:paraId="1FDC2A2A" w14:textId="77777777" w:rsidR="00D4439A" w:rsidRDefault="00000000">
      <w:pPr>
        <w:pStyle w:val="Heading2"/>
      </w:pPr>
      <w:bookmarkStart w:id="21" w:name="_Toc233477303"/>
      <w:r>
        <w:t>4.5  Switching Costs and Loyalty Dynamics</w:t>
      </w:r>
      <w:bookmarkEnd w:id="21"/>
    </w:p>
    <w:p w14:paraId="5C4A4A06" w14:textId="77777777" w:rsidR="00D4439A" w:rsidRDefault="00000000" w:rsidP="002F5703">
      <w:pPr>
        <w:pStyle w:val="ListParagraph"/>
        <w:numPr>
          <w:ilvl w:val="0"/>
          <w:numId w:val="2"/>
        </w:numPr>
        <w:spacing w:after="80"/>
      </w:pPr>
      <w:r>
        <w:t>Switching costs are moderate, not high — data export is possible from most platforms, though painful</w:t>
      </w:r>
    </w:p>
    <w:p w14:paraId="2906ADEF" w14:textId="77777777" w:rsidR="00D4439A" w:rsidRDefault="00000000" w:rsidP="002F5703">
      <w:pPr>
        <w:pStyle w:val="ListParagraph"/>
        <w:numPr>
          <w:ilvl w:val="0"/>
          <w:numId w:val="2"/>
        </w:numPr>
        <w:spacing w:after="80"/>
      </w:pPr>
      <w:r>
        <w:t>CoConstruct abandonment (since 2021) has created a large pool of migration-ready customers actively looking for alternatives</w:t>
      </w:r>
    </w:p>
    <w:p w14:paraId="004B76EE" w14:textId="77777777" w:rsidR="00D4439A" w:rsidRDefault="00000000" w:rsidP="002F5703">
      <w:pPr>
        <w:pStyle w:val="ListParagraph"/>
        <w:numPr>
          <w:ilvl w:val="0"/>
          <w:numId w:val="2"/>
        </w:numPr>
        <w:spacing w:after="80"/>
      </w:pPr>
      <w:r>
        <w:t>Buildertrend's price increases over 2023–2025 have accelerated churn among small operators</w:t>
      </w:r>
    </w:p>
    <w:p w14:paraId="6A1E386A" w14:textId="77777777" w:rsidR="00D4439A" w:rsidRDefault="00000000" w:rsidP="002F5703">
      <w:pPr>
        <w:pStyle w:val="ListParagraph"/>
        <w:numPr>
          <w:ilvl w:val="0"/>
          <w:numId w:val="2"/>
        </w:numPr>
        <w:spacing w:after="80"/>
      </w:pPr>
      <w:r>
        <w:t>Retention is high once embedded: contractors build custom templates, train staff, and store years of project data — churn happens at renewal, not mid-cycle</w:t>
      </w:r>
    </w:p>
    <w:p w14:paraId="24671DF1" w14:textId="77777777" w:rsidR="00D4439A" w:rsidRDefault="00000000" w:rsidP="002F5703">
      <w:pPr>
        <w:pStyle w:val="ListParagraph"/>
        <w:numPr>
          <w:ilvl w:val="0"/>
          <w:numId w:val="2"/>
        </w:numPr>
        <w:spacing w:after="80"/>
      </w:pPr>
      <w:r>
        <w:rPr>
          <w:i/>
          <w:iCs/>
        </w:rPr>
        <w:t>The SME segment is far more 'shopping' than the enterprise segment; active evaluation every 1–3 years is common</w:t>
      </w:r>
    </w:p>
    <w:p w14:paraId="22F469D7" w14:textId="77777777" w:rsidR="00D4439A" w:rsidRDefault="00D4439A">
      <w:pPr>
        <w:spacing w:after="80"/>
      </w:pPr>
    </w:p>
    <w:p w14:paraId="158D14EE" w14:textId="77777777" w:rsidR="00D443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2AF39086"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6068AE4C" w14:textId="77777777" w:rsidR="00D4439A" w:rsidRDefault="00000000">
            <w:r>
              <w:rPr>
                <w:b/>
                <w:bCs/>
                <w:color w:val="FFFFFF"/>
                <w:sz w:val="32"/>
                <w:szCs w:val="32"/>
              </w:rPr>
              <w:t>SECTION 5  —  TRENDS &amp; DRIVERS</w:t>
            </w:r>
          </w:p>
        </w:tc>
      </w:tr>
    </w:tbl>
    <w:p w14:paraId="5CFC2245" w14:textId="77777777" w:rsidR="00D4439A" w:rsidRDefault="00D4439A">
      <w:pPr>
        <w:spacing w:after="80"/>
      </w:pPr>
    </w:p>
    <w:p w14:paraId="4FBB96BE" w14:textId="77777777" w:rsidR="00D4439A" w:rsidRDefault="00000000">
      <w:pPr>
        <w:pStyle w:val="Heading2"/>
      </w:pPr>
      <w:bookmarkStart w:id="22" w:name="_Toc233477304"/>
      <w:r>
        <w:t>Macro Trends — Technology, Demographics, Regulation</w:t>
      </w:r>
      <w:bookmarkEnd w:id="22"/>
    </w:p>
    <w:p w14:paraId="6A92E384"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5"/>
        <w:gridCol w:w="1743"/>
        <w:gridCol w:w="2146"/>
        <w:gridCol w:w="1141"/>
        <w:gridCol w:w="970"/>
        <w:gridCol w:w="1364"/>
        <w:gridCol w:w="1411"/>
      </w:tblGrid>
      <w:tr w:rsidR="00D4439A" w14:paraId="66CB1B12" w14:textId="77777777" w:rsidTr="002F5703">
        <w:tc>
          <w:tcPr>
            <w:tcW w:w="600" w:type="dxa"/>
            <w:shd w:val="clear" w:color="auto" w:fill="2E75B6"/>
            <w:tcMar>
              <w:top w:w="80" w:type="dxa"/>
              <w:left w:w="120" w:type="dxa"/>
              <w:bottom w:w="80" w:type="dxa"/>
              <w:right w:w="120" w:type="dxa"/>
            </w:tcMar>
          </w:tcPr>
          <w:p w14:paraId="202F3FC2" w14:textId="77777777" w:rsidR="00D4439A" w:rsidRDefault="00000000">
            <w:r>
              <w:rPr>
                <w:b/>
                <w:bCs/>
                <w:color w:val="FFFFFF"/>
                <w:sz w:val="18"/>
                <w:szCs w:val="18"/>
              </w:rPr>
              <w:t>#</w:t>
            </w:r>
          </w:p>
        </w:tc>
        <w:tc>
          <w:tcPr>
            <w:tcW w:w="1800" w:type="dxa"/>
            <w:shd w:val="clear" w:color="auto" w:fill="2E75B6"/>
            <w:tcMar>
              <w:top w:w="80" w:type="dxa"/>
              <w:left w:w="120" w:type="dxa"/>
              <w:bottom w:w="80" w:type="dxa"/>
              <w:right w:w="120" w:type="dxa"/>
            </w:tcMar>
          </w:tcPr>
          <w:p w14:paraId="4FADB22B" w14:textId="77777777" w:rsidR="00D4439A" w:rsidRDefault="00000000">
            <w:r>
              <w:rPr>
                <w:b/>
                <w:bCs/>
                <w:color w:val="FFFFFF"/>
                <w:sz w:val="18"/>
                <w:szCs w:val="18"/>
              </w:rPr>
              <w:t>Trend</w:t>
            </w:r>
          </w:p>
        </w:tc>
        <w:tc>
          <w:tcPr>
            <w:tcW w:w="2300" w:type="dxa"/>
            <w:shd w:val="clear" w:color="auto" w:fill="2E75B6"/>
            <w:tcMar>
              <w:top w:w="80" w:type="dxa"/>
              <w:left w:w="120" w:type="dxa"/>
              <w:bottom w:w="80" w:type="dxa"/>
              <w:right w:w="120" w:type="dxa"/>
            </w:tcMar>
          </w:tcPr>
          <w:p w14:paraId="5598FA68" w14:textId="77777777" w:rsidR="00D4439A" w:rsidRDefault="00000000">
            <w:r>
              <w:rPr>
                <w:b/>
                <w:bCs/>
                <w:color w:val="FFFFFF"/>
                <w:sz w:val="18"/>
                <w:szCs w:val="18"/>
              </w:rPr>
              <w:t>Description</w:t>
            </w:r>
          </w:p>
        </w:tc>
        <w:tc>
          <w:tcPr>
            <w:tcW w:w="1000" w:type="dxa"/>
            <w:shd w:val="clear" w:color="auto" w:fill="2E75B6"/>
            <w:tcMar>
              <w:top w:w="80" w:type="dxa"/>
              <w:left w:w="120" w:type="dxa"/>
              <w:bottom w:w="80" w:type="dxa"/>
              <w:right w:w="120" w:type="dxa"/>
            </w:tcMar>
          </w:tcPr>
          <w:p w14:paraId="68CB3900" w14:textId="77777777" w:rsidR="00D4439A" w:rsidRDefault="00000000">
            <w:r>
              <w:rPr>
                <w:b/>
                <w:bCs/>
                <w:color w:val="FFFFFF"/>
                <w:sz w:val="18"/>
                <w:szCs w:val="18"/>
              </w:rPr>
              <w:t>Timeline</w:t>
            </w:r>
          </w:p>
        </w:tc>
        <w:tc>
          <w:tcPr>
            <w:tcW w:w="900" w:type="dxa"/>
            <w:shd w:val="clear" w:color="auto" w:fill="2E75B6"/>
            <w:tcMar>
              <w:top w:w="80" w:type="dxa"/>
              <w:left w:w="120" w:type="dxa"/>
              <w:bottom w:w="80" w:type="dxa"/>
              <w:right w:w="120" w:type="dxa"/>
            </w:tcMar>
          </w:tcPr>
          <w:p w14:paraId="5756B14E" w14:textId="77777777" w:rsidR="00D4439A" w:rsidRDefault="00000000">
            <w:r>
              <w:rPr>
                <w:b/>
                <w:bCs/>
                <w:color w:val="FFFFFF"/>
                <w:sz w:val="18"/>
                <w:szCs w:val="18"/>
              </w:rPr>
              <w:t>Impact</w:t>
            </w:r>
          </w:p>
        </w:tc>
        <w:tc>
          <w:tcPr>
            <w:tcW w:w="1380" w:type="dxa"/>
            <w:shd w:val="clear" w:color="auto" w:fill="2E75B6"/>
            <w:tcMar>
              <w:top w:w="80" w:type="dxa"/>
              <w:left w:w="120" w:type="dxa"/>
              <w:bottom w:w="80" w:type="dxa"/>
              <w:right w:w="120" w:type="dxa"/>
            </w:tcMar>
          </w:tcPr>
          <w:p w14:paraId="33DCE44A" w14:textId="77777777" w:rsidR="00D4439A" w:rsidRDefault="00000000">
            <w:r>
              <w:rPr>
                <w:b/>
                <w:bCs/>
                <w:color w:val="FFFFFF"/>
                <w:sz w:val="18"/>
                <w:szCs w:val="18"/>
              </w:rPr>
              <w:t>Who Benefits</w:t>
            </w:r>
          </w:p>
        </w:tc>
        <w:tc>
          <w:tcPr>
            <w:tcW w:w="1380" w:type="dxa"/>
            <w:shd w:val="clear" w:color="auto" w:fill="2E75B6"/>
            <w:tcMar>
              <w:top w:w="80" w:type="dxa"/>
              <w:left w:w="120" w:type="dxa"/>
              <w:bottom w:w="80" w:type="dxa"/>
              <w:right w:w="120" w:type="dxa"/>
            </w:tcMar>
          </w:tcPr>
          <w:p w14:paraId="3C2EB463" w14:textId="77777777" w:rsidR="00D4439A" w:rsidRDefault="00000000">
            <w:r>
              <w:rPr>
                <w:b/>
                <w:bCs/>
                <w:color w:val="FFFFFF"/>
                <w:sz w:val="18"/>
                <w:szCs w:val="18"/>
              </w:rPr>
              <w:t>Who is Threatened</w:t>
            </w:r>
          </w:p>
        </w:tc>
      </w:tr>
      <w:tr w:rsidR="00D4439A" w14:paraId="6A8F8542" w14:textId="77777777" w:rsidTr="002F5703">
        <w:tc>
          <w:tcPr>
            <w:tcW w:w="600" w:type="dxa"/>
            <w:tcMar>
              <w:top w:w="80" w:type="dxa"/>
              <w:left w:w="120" w:type="dxa"/>
              <w:bottom w:w="80" w:type="dxa"/>
              <w:right w:w="120" w:type="dxa"/>
            </w:tcMar>
          </w:tcPr>
          <w:p w14:paraId="18DA6AF7" w14:textId="77777777" w:rsidR="00D4439A" w:rsidRDefault="00000000">
            <w:r>
              <w:rPr>
                <w:b/>
                <w:bCs/>
                <w:color w:val="000000"/>
                <w:sz w:val="18"/>
                <w:szCs w:val="18"/>
              </w:rPr>
              <w:t>M1</w:t>
            </w:r>
          </w:p>
        </w:tc>
        <w:tc>
          <w:tcPr>
            <w:tcW w:w="1800" w:type="dxa"/>
            <w:tcMar>
              <w:top w:w="80" w:type="dxa"/>
              <w:left w:w="120" w:type="dxa"/>
              <w:bottom w:w="80" w:type="dxa"/>
              <w:right w:w="120" w:type="dxa"/>
            </w:tcMar>
          </w:tcPr>
          <w:p w14:paraId="0E464F04" w14:textId="77777777" w:rsidR="00D4439A" w:rsidRDefault="00000000">
            <w:r>
              <w:rPr>
                <w:b/>
                <w:bCs/>
                <w:color w:val="000000"/>
                <w:sz w:val="18"/>
                <w:szCs w:val="18"/>
              </w:rPr>
              <w:t>Cloud-First Mandate</w:t>
            </w:r>
          </w:p>
        </w:tc>
        <w:tc>
          <w:tcPr>
            <w:tcW w:w="2300" w:type="dxa"/>
            <w:tcMar>
              <w:top w:w="80" w:type="dxa"/>
              <w:left w:w="120" w:type="dxa"/>
              <w:bottom w:w="80" w:type="dxa"/>
              <w:right w:w="120" w:type="dxa"/>
            </w:tcMar>
          </w:tcPr>
          <w:p w14:paraId="3A51F24B" w14:textId="77777777" w:rsidR="00D4439A" w:rsidRDefault="00000000">
            <w:r>
              <w:rPr>
                <w:color w:val="000000"/>
                <w:sz w:val="18"/>
                <w:szCs w:val="18"/>
              </w:rPr>
              <w:t>SaaS/cloud has displaced on-premise as the default for new buyers. Cloud commanded 63.83% of 2025 revenue and is growing faster than on-premises alternatives.</w:t>
            </w:r>
          </w:p>
        </w:tc>
        <w:tc>
          <w:tcPr>
            <w:tcW w:w="1000" w:type="dxa"/>
            <w:tcMar>
              <w:top w:w="80" w:type="dxa"/>
              <w:left w:w="120" w:type="dxa"/>
              <w:bottom w:w="80" w:type="dxa"/>
              <w:right w:w="120" w:type="dxa"/>
            </w:tcMar>
          </w:tcPr>
          <w:p w14:paraId="74C8F6AB" w14:textId="77777777" w:rsidR="00D4439A" w:rsidRDefault="00000000">
            <w:r>
              <w:rPr>
                <w:color w:val="000000"/>
                <w:sz w:val="18"/>
                <w:szCs w:val="18"/>
              </w:rPr>
              <w:t>Ongoing through 2030</w:t>
            </w:r>
          </w:p>
        </w:tc>
        <w:tc>
          <w:tcPr>
            <w:tcW w:w="900" w:type="dxa"/>
            <w:shd w:val="clear" w:color="auto" w:fill="FFCCCC"/>
            <w:tcMar>
              <w:top w:w="80" w:type="dxa"/>
              <w:left w:w="120" w:type="dxa"/>
              <w:bottom w:w="80" w:type="dxa"/>
              <w:right w:w="120" w:type="dxa"/>
            </w:tcMar>
          </w:tcPr>
          <w:p w14:paraId="5CABECA4" w14:textId="77777777" w:rsidR="00D4439A" w:rsidRDefault="00000000">
            <w:r>
              <w:rPr>
                <w:b/>
                <w:bCs/>
                <w:color w:val="9C0006"/>
                <w:sz w:val="18"/>
                <w:szCs w:val="18"/>
              </w:rPr>
              <w:t>HIGH</w:t>
            </w:r>
          </w:p>
        </w:tc>
        <w:tc>
          <w:tcPr>
            <w:tcW w:w="1380" w:type="dxa"/>
            <w:tcMar>
              <w:top w:w="80" w:type="dxa"/>
              <w:left w:w="120" w:type="dxa"/>
              <w:bottom w:w="80" w:type="dxa"/>
              <w:right w:w="120" w:type="dxa"/>
            </w:tcMar>
          </w:tcPr>
          <w:p w14:paraId="4AA2266B" w14:textId="77777777" w:rsidR="00D4439A" w:rsidRDefault="00000000">
            <w:r>
              <w:rPr>
                <w:color w:val="000000"/>
                <w:sz w:val="18"/>
                <w:szCs w:val="18"/>
              </w:rPr>
              <w:t>Cloud-native new entrants (BSP); established SaaS players (JobTread, Buildertrend)</w:t>
            </w:r>
          </w:p>
        </w:tc>
        <w:tc>
          <w:tcPr>
            <w:tcW w:w="1380" w:type="dxa"/>
            <w:tcMar>
              <w:top w:w="80" w:type="dxa"/>
              <w:left w:w="120" w:type="dxa"/>
              <w:bottom w:w="80" w:type="dxa"/>
              <w:right w:w="120" w:type="dxa"/>
            </w:tcMar>
          </w:tcPr>
          <w:p w14:paraId="49A8C4B7" w14:textId="77777777" w:rsidR="00D4439A" w:rsidRDefault="00000000">
            <w:r>
              <w:rPr>
                <w:color w:val="000000"/>
                <w:sz w:val="18"/>
                <w:szCs w:val="18"/>
              </w:rPr>
              <w:t>Legacy on-premise vendors; contractors still on spreadsheets and paper</w:t>
            </w:r>
          </w:p>
        </w:tc>
      </w:tr>
      <w:tr w:rsidR="00D4439A" w14:paraId="5AF8F07A" w14:textId="77777777" w:rsidTr="002F5703">
        <w:tc>
          <w:tcPr>
            <w:tcW w:w="600" w:type="dxa"/>
            <w:tcMar>
              <w:top w:w="80" w:type="dxa"/>
              <w:left w:w="120" w:type="dxa"/>
              <w:bottom w:w="80" w:type="dxa"/>
              <w:right w:w="120" w:type="dxa"/>
            </w:tcMar>
          </w:tcPr>
          <w:p w14:paraId="1EF81A95" w14:textId="77777777" w:rsidR="00D4439A" w:rsidRDefault="00000000">
            <w:r>
              <w:rPr>
                <w:b/>
                <w:bCs/>
                <w:color w:val="000000"/>
                <w:sz w:val="18"/>
                <w:szCs w:val="18"/>
              </w:rPr>
              <w:t>M2</w:t>
            </w:r>
          </w:p>
        </w:tc>
        <w:tc>
          <w:tcPr>
            <w:tcW w:w="1800" w:type="dxa"/>
            <w:tcMar>
              <w:top w:w="80" w:type="dxa"/>
              <w:left w:w="120" w:type="dxa"/>
              <w:bottom w:w="80" w:type="dxa"/>
              <w:right w:w="120" w:type="dxa"/>
            </w:tcMar>
          </w:tcPr>
          <w:p w14:paraId="2F20854B" w14:textId="77777777" w:rsidR="00D4439A" w:rsidRDefault="00000000">
            <w:r>
              <w:rPr>
                <w:b/>
                <w:bCs/>
                <w:color w:val="000000"/>
                <w:sz w:val="18"/>
                <w:szCs w:val="18"/>
              </w:rPr>
              <w:t>Labor Shortage → Productivity Tools</w:t>
            </w:r>
          </w:p>
        </w:tc>
        <w:tc>
          <w:tcPr>
            <w:tcW w:w="2300" w:type="dxa"/>
            <w:tcMar>
              <w:top w:w="80" w:type="dxa"/>
              <w:left w:w="120" w:type="dxa"/>
              <w:bottom w:w="80" w:type="dxa"/>
              <w:right w:w="120" w:type="dxa"/>
            </w:tcMar>
          </w:tcPr>
          <w:p w14:paraId="0DA66CCF" w14:textId="77777777" w:rsidR="00D4439A" w:rsidRDefault="00000000">
            <w:r>
              <w:rPr>
                <w:color w:val="000000"/>
                <w:sz w:val="18"/>
                <w:szCs w:val="18"/>
              </w:rPr>
              <w:t>US construction faces structural skilled-labor shortage. Industry needs 340,000+ new workers in 2024. Forces productivity tool adoption as substitute for headcount.</w:t>
            </w:r>
          </w:p>
        </w:tc>
        <w:tc>
          <w:tcPr>
            <w:tcW w:w="1000" w:type="dxa"/>
            <w:tcMar>
              <w:top w:w="80" w:type="dxa"/>
              <w:left w:w="120" w:type="dxa"/>
              <w:bottom w:w="80" w:type="dxa"/>
              <w:right w:w="120" w:type="dxa"/>
            </w:tcMar>
          </w:tcPr>
          <w:p w14:paraId="44A8FD84" w14:textId="77777777" w:rsidR="00D4439A" w:rsidRDefault="00000000">
            <w:r>
              <w:rPr>
                <w:color w:val="000000"/>
                <w:sz w:val="18"/>
                <w:szCs w:val="18"/>
              </w:rPr>
              <w:t>2024–2030 (persistent)</w:t>
            </w:r>
          </w:p>
        </w:tc>
        <w:tc>
          <w:tcPr>
            <w:tcW w:w="900" w:type="dxa"/>
            <w:shd w:val="clear" w:color="auto" w:fill="FFCCCC"/>
            <w:tcMar>
              <w:top w:w="80" w:type="dxa"/>
              <w:left w:w="120" w:type="dxa"/>
              <w:bottom w:w="80" w:type="dxa"/>
              <w:right w:w="120" w:type="dxa"/>
            </w:tcMar>
          </w:tcPr>
          <w:p w14:paraId="22129343" w14:textId="77777777" w:rsidR="00D4439A" w:rsidRDefault="00000000">
            <w:r>
              <w:rPr>
                <w:b/>
                <w:bCs/>
                <w:color w:val="9C0006"/>
                <w:sz w:val="18"/>
                <w:szCs w:val="18"/>
              </w:rPr>
              <w:t>HIGH</w:t>
            </w:r>
          </w:p>
        </w:tc>
        <w:tc>
          <w:tcPr>
            <w:tcW w:w="1380" w:type="dxa"/>
            <w:tcMar>
              <w:top w:w="80" w:type="dxa"/>
              <w:left w:w="120" w:type="dxa"/>
              <w:bottom w:w="80" w:type="dxa"/>
              <w:right w:w="120" w:type="dxa"/>
            </w:tcMar>
          </w:tcPr>
          <w:p w14:paraId="3DA830CE" w14:textId="77777777" w:rsidR="00D4439A" w:rsidRDefault="00000000">
            <w:r>
              <w:rPr>
                <w:color w:val="000000"/>
                <w:sz w:val="18"/>
                <w:szCs w:val="18"/>
              </w:rPr>
              <w:t>Platforms that reduce admin overhead per employee, including BSP</w:t>
            </w:r>
          </w:p>
        </w:tc>
        <w:tc>
          <w:tcPr>
            <w:tcW w:w="1380" w:type="dxa"/>
            <w:tcMar>
              <w:top w:w="80" w:type="dxa"/>
              <w:left w:w="120" w:type="dxa"/>
              <w:bottom w:w="80" w:type="dxa"/>
              <w:right w:w="120" w:type="dxa"/>
            </w:tcMar>
          </w:tcPr>
          <w:p w14:paraId="786522E7" w14:textId="77777777" w:rsidR="00D4439A" w:rsidRDefault="00000000">
            <w:r>
              <w:rPr>
                <w:color w:val="000000"/>
                <w:sz w:val="18"/>
                <w:szCs w:val="18"/>
              </w:rPr>
              <w:t>Companies relying on manual coordination and unskilled labor management</w:t>
            </w:r>
          </w:p>
        </w:tc>
      </w:tr>
      <w:tr w:rsidR="00D4439A" w14:paraId="3E127F5B" w14:textId="77777777" w:rsidTr="002F5703">
        <w:tc>
          <w:tcPr>
            <w:tcW w:w="600" w:type="dxa"/>
            <w:tcMar>
              <w:top w:w="80" w:type="dxa"/>
              <w:left w:w="120" w:type="dxa"/>
              <w:bottom w:w="80" w:type="dxa"/>
              <w:right w:w="120" w:type="dxa"/>
            </w:tcMar>
          </w:tcPr>
          <w:p w14:paraId="1B2E5C34" w14:textId="77777777" w:rsidR="00D4439A" w:rsidRDefault="00000000">
            <w:r>
              <w:rPr>
                <w:b/>
                <w:bCs/>
                <w:color w:val="000000"/>
                <w:sz w:val="18"/>
                <w:szCs w:val="18"/>
              </w:rPr>
              <w:t>M3</w:t>
            </w:r>
          </w:p>
        </w:tc>
        <w:tc>
          <w:tcPr>
            <w:tcW w:w="1800" w:type="dxa"/>
            <w:tcMar>
              <w:top w:w="80" w:type="dxa"/>
              <w:left w:w="120" w:type="dxa"/>
              <w:bottom w:w="80" w:type="dxa"/>
              <w:right w:w="120" w:type="dxa"/>
            </w:tcMar>
          </w:tcPr>
          <w:p w14:paraId="5C93EF3C" w14:textId="77777777" w:rsidR="00D4439A" w:rsidRDefault="00000000">
            <w:r>
              <w:rPr>
                <w:b/>
                <w:bCs/>
                <w:color w:val="000000"/>
                <w:sz w:val="18"/>
                <w:szCs w:val="18"/>
              </w:rPr>
              <w:t>Infrastructure Spending Supercycle</w:t>
            </w:r>
          </w:p>
        </w:tc>
        <w:tc>
          <w:tcPr>
            <w:tcW w:w="2300" w:type="dxa"/>
            <w:tcMar>
              <w:top w:w="80" w:type="dxa"/>
              <w:left w:w="120" w:type="dxa"/>
              <w:bottom w:w="80" w:type="dxa"/>
              <w:right w:w="120" w:type="dxa"/>
            </w:tcMar>
          </w:tcPr>
          <w:p w14:paraId="324DC16A" w14:textId="77777777" w:rsidR="00D4439A" w:rsidRDefault="00000000">
            <w:r>
              <w:rPr>
                <w:color w:val="000000"/>
                <w:sz w:val="18"/>
                <w:szCs w:val="18"/>
              </w:rPr>
              <w:t>The 2021 IIJA and related federal spending drive sustained construction volume across all sectors. A 10-year cycle with no near-term end.</w:t>
            </w:r>
          </w:p>
        </w:tc>
        <w:tc>
          <w:tcPr>
            <w:tcW w:w="1000" w:type="dxa"/>
            <w:tcMar>
              <w:top w:w="80" w:type="dxa"/>
              <w:left w:w="120" w:type="dxa"/>
              <w:bottom w:w="80" w:type="dxa"/>
              <w:right w:w="120" w:type="dxa"/>
            </w:tcMar>
          </w:tcPr>
          <w:p w14:paraId="6C01D992" w14:textId="77777777" w:rsidR="00D4439A" w:rsidRDefault="00000000">
            <w:r>
              <w:rPr>
                <w:color w:val="000000"/>
                <w:sz w:val="18"/>
                <w:szCs w:val="18"/>
              </w:rPr>
              <w:t>2022–2033</w:t>
            </w:r>
          </w:p>
        </w:tc>
        <w:tc>
          <w:tcPr>
            <w:tcW w:w="900" w:type="dxa"/>
            <w:shd w:val="clear" w:color="auto" w:fill="FFF2CC"/>
            <w:tcMar>
              <w:top w:w="80" w:type="dxa"/>
              <w:left w:w="120" w:type="dxa"/>
              <w:bottom w:w="80" w:type="dxa"/>
              <w:right w:w="120" w:type="dxa"/>
            </w:tcMar>
          </w:tcPr>
          <w:p w14:paraId="1E049C9E" w14:textId="77777777" w:rsidR="00D4439A" w:rsidRDefault="00000000">
            <w:r>
              <w:rPr>
                <w:b/>
                <w:bCs/>
                <w:color w:val="7F6000"/>
                <w:sz w:val="18"/>
                <w:szCs w:val="18"/>
              </w:rPr>
              <w:t>MEDIUM</w:t>
            </w:r>
          </w:p>
        </w:tc>
        <w:tc>
          <w:tcPr>
            <w:tcW w:w="1380" w:type="dxa"/>
            <w:tcMar>
              <w:top w:w="80" w:type="dxa"/>
              <w:left w:w="120" w:type="dxa"/>
              <w:bottom w:w="80" w:type="dxa"/>
              <w:right w:w="120" w:type="dxa"/>
            </w:tcMar>
          </w:tcPr>
          <w:p w14:paraId="31F92680" w14:textId="77777777" w:rsidR="00D4439A" w:rsidRDefault="00000000">
            <w:r>
              <w:rPr>
                <w:color w:val="000000"/>
                <w:sz w:val="18"/>
                <w:szCs w:val="18"/>
              </w:rPr>
              <w:t>All construction software vendors; particularly those serving public project compliance</w:t>
            </w:r>
          </w:p>
        </w:tc>
        <w:tc>
          <w:tcPr>
            <w:tcW w:w="1380" w:type="dxa"/>
            <w:tcMar>
              <w:top w:w="80" w:type="dxa"/>
              <w:left w:w="120" w:type="dxa"/>
              <w:bottom w:w="80" w:type="dxa"/>
              <w:right w:w="120" w:type="dxa"/>
            </w:tcMar>
          </w:tcPr>
          <w:p w14:paraId="3E46D2D1" w14:textId="46A6C2DE" w:rsidR="00D4439A" w:rsidRDefault="00000000">
            <w:r>
              <w:rPr>
                <w:color w:val="000000"/>
                <w:sz w:val="18"/>
                <w:szCs w:val="18"/>
              </w:rPr>
              <w:t xml:space="preserve">No direct </w:t>
            </w:r>
            <w:r w:rsidR="00692431">
              <w:rPr>
                <w:color w:val="000000"/>
                <w:sz w:val="18"/>
                <w:szCs w:val="18"/>
              </w:rPr>
              <w:t>threat:</w:t>
            </w:r>
            <w:r>
              <w:rPr>
                <w:color w:val="000000"/>
                <w:sz w:val="18"/>
                <w:szCs w:val="18"/>
              </w:rPr>
              <w:t xml:space="preserve"> rising tide — benefits commercial GC tools more than SME renovation</w:t>
            </w:r>
          </w:p>
        </w:tc>
      </w:tr>
      <w:tr w:rsidR="00D4439A" w14:paraId="669B1ACF" w14:textId="77777777" w:rsidTr="002F5703">
        <w:tc>
          <w:tcPr>
            <w:tcW w:w="600" w:type="dxa"/>
            <w:tcMar>
              <w:top w:w="80" w:type="dxa"/>
              <w:left w:w="120" w:type="dxa"/>
              <w:bottom w:w="80" w:type="dxa"/>
              <w:right w:w="120" w:type="dxa"/>
            </w:tcMar>
          </w:tcPr>
          <w:p w14:paraId="66ACA152" w14:textId="77777777" w:rsidR="00D4439A" w:rsidRDefault="00000000">
            <w:r>
              <w:rPr>
                <w:b/>
                <w:bCs/>
                <w:color w:val="000000"/>
                <w:sz w:val="18"/>
                <w:szCs w:val="18"/>
              </w:rPr>
              <w:t>M4</w:t>
            </w:r>
          </w:p>
        </w:tc>
        <w:tc>
          <w:tcPr>
            <w:tcW w:w="1800" w:type="dxa"/>
            <w:tcMar>
              <w:top w:w="80" w:type="dxa"/>
              <w:left w:w="120" w:type="dxa"/>
              <w:bottom w:w="80" w:type="dxa"/>
              <w:right w:w="120" w:type="dxa"/>
            </w:tcMar>
          </w:tcPr>
          <w:p w14:paraId="07B5A9C6" w14:textId="77777777" w:rsidR="00D4439A" w:rsidRDefault="00000000">
            <w:r>
              <w:rPr>
                <w:b/>
                <w:bCs/>
                <w:color w:val="000000"/>
                <w:sz w:val="18"/>
                <w:szCs w:val="18"/>
              </w:rPr>
              <w:t>AI Integration as Competitive Differentiator</w:t>
            </w:r>
          </w:p>
        </w:tc>
        <w:tc>
          <w:tcPr>
            <w:tcW w:w="2300" w:type="dxa"/>
            <w:tcMar>
              <w:top w:w="80" w:type="dxa"/>
              <w:left w:w="120" w:type="dxa"/>
              <w:bottom w:w="80" w:type="dxa"/>
              <w:right w:w="120" w:type="dxa"/>
            </w:tcMar>
          </w:tcPr>
          <w:p w14:paraId="5F3EC261" w14:textId="77777777" w:rsidR="00D4439A" w:rsidRDefault="00000000">
            <w:r>
              <w:rPr>
                <w:color w:val="000000"/>
                <w:sz w:val="18"/>
                <w:szCs w:val="18"/>
              </w:rPr>
              <w:t>AI features (estimating assistant, risk prediction, photo-to-report) moving from differentiator to table-stakes. 44% of contractors plan AI investment increase in 2025.</w:t>
            </w:r>
          </w:p>
        </w:tc>
        <w:tc>
          <w:tcPr>
            <w:tcW w:w="1000" w:type="dxa"/>
            <w:tcMar>
              <w:top w:w="80" w:type="dxa"/>
              <w:left w:w="120" w:type="dxa"/>
              <w:bottom w:w="80" w:type="dxa"/>
              <w:right w:w="120" w:type="dxa"/>
            </w:tcMar>
          </w:tcPr>
          <w:p w14:paraId="05B3FEF3" w14:textId="77777777" w:rsidR="00D4439A" w:rsidRDefault="00000000">
            <w:r>
              <w:rPr>
                <w:color w:val="000000"/>
                <w:sz w:val="18"/>
                <w:szCs w:val="18"/>
              </w:rPr>
              <w:t>2025–2028 critical window</w:t>
            </w:r>
          </w:p>
        </w:tc>
        <w:tc>
          <w:tcPr>
            <w:tcW w:w="900" w:type="dxa"/>
            <w:shd w:val="clear" w:color="auto" w:fill="FFCCCC"/>
            <w:tcMar>
              <w:top w:w="80" w:type="dxa"/>
              <w:left w:w="120" w:type="dxa"/>
              <w:bottom w:w="80" w:type="dxa"/>
              <w:right w:w="120" w:type="dxa"/>
            </w:tcMar>
          </w:tcPr>
          <w:p w14:paraId="65485F7B" w14:textId="77777777" w:rsidR="00D4439A" w:rsidRDefault="00000000">
            <w:r>
              <w:rPr>
                <w:b/>
                <w:bCs/>
                <w:color w:val="9C0006"/>
                <w:sz w:val="18"/>
                <w:szCs w:val="18"/>
              </w:rPr>
              <w:t>HIGH</w:t>
            </w:r>
          </w:p>
        </w:tc>
        <w:tc>
          <w:tcPr>
            <w:tcW w:w="1380" w:type="dxa"/>
            <w:tcMar>
              <w:top w:w="80" w:type="dxa"/>
              <w:left w:w="120" w:type="dxa"/>
              <w:bottom w:w="80" w:type="dxa"/>
              <w:right w:w="120" w:type="dxa"/>
            </w:tcMar>
          </w:tcPr>
          <w:p w14:paraId="2483DC29" w14:textId="77777777" w:rsidR="00D4439A" w:rsidRDefault="00000000">
            <w:r>
              <w:rPr>
                <w:color w:val="000000"/>
                <w:sz w:val="18"/>
                <w:szCs w:val="18"/>
              </w:rPr>
              <w:t>New entrants with AI-native architecture (BSP); Procore (acquired Avvir 2024)</w:t>
            </w:r>
          </w:p>
        </w:tc>
        <w:tc>
          <w:tcPr>
            <w:tcW w:w="1380" w:type="dxa"/>
            <w:tcMar>
              <w:top w:w="80" w:type="dxa"/>
              <w:left w:w="120" w:type="dxa"/>
              <w:bottom w:w="80" w:type="dxa"/>
              <w:right w:w="120" w:type="dxa"/>
            </w:tcMar>
          </w:tcPr>
          <w:p w14:paraId="71A1C8A3" w14:textId="77777777" w:rsidR="00D4439A" w:rsidRDefault="00000000">
            <w:r>
              <w:rPr>
                <w:color w:val="000000"/>
                <w:sz w:val="18"/>
                <w:szCs w:val="18"/>
              </w:rPr>
              <w:t>Feature-frozen tools (CoConstruct); tools without AI roadmaps; laggards in SME space</w:t>
            </w:r>
          </w:p>
        </w:tc>
      </w:tr>
    </w:tbl>
    <w:p w14:paraId="6760724E" w14:textId="77777777" w:rsidR="00D4439A" w:rsidRDefault="00D4439A">
      <w:pPr>
        <w:spacing w:after="80"/>
      </w:pPr>
    </w:p>
    <w:p w14:paraId="7A0E04E1" w14:textId="77777777" w:rsidR="00D4439A" w:rsidRDefault="00000000">
      <w:pPr>
        <w:pStyle w:val="Heading2"/>
      </w:pPr>
      <w:bookmarkStart w:id="23" w:name="_Toc233477305"/>
      <w:r>
        <w:t>Micro Trends — Product Innovation, Channel Shifts</w:t>
      </w:r>
      <w:bookmarkEnd w:id="23"/>
    </w:p>
    <w:p w14:paraId="06DE372F"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655"/>
        <w:gridCol w:w="2284"/>
        <w:gridCol w:w="1211"/>
        <w:gridCol w:w="970"/>
        <w:gridCol w:w="1324"/>
        <w:gridCol w:w="1356"/>
      </w:tblGrid>
      <w:tr w:rsidR="00D4439A" w14:paraId="42B7B1FE" w14:textId="77777777" w:rsidTr="002F5703">
        <w:tc>
          <w:tcPr>
            <w:tcW w:w="600" w:type="dxa"/>
            <w:shd w:val="clear" w:color="auto" w:fill="2E75B6"/>
            <w:tcMar>
              <w:top w:w="80" w:type="dxa"/>
              <w:left w:w="120" w:type="dxa"/>
              <w:bottom w:w="80" w:type="dxa"/>
              <w:right w:w="120" w:type="dxa"/>
            </w:tcMar>
          </w:tcPr>
          <w:p w14:paraId="15F7BAE7" w14:textId="77777777" w:rsidR="00D4439A" w:rsidRDefault="00000000">
            <w:r>
              <w:rPr>
                <w:b/>
                <w:bCs/>
                <w:color w:val="FFFFFF"/>
                <w:sz w:val="18"/>
                <w:szCs w:val="18"/>
              </w:rPr>
              <w:t>#</w:t>
            </w:r>
          </w:p>
        </w:tc>
        <w:tc>
          <w:tcPr>
            <w:tcW w:w="1800" w:type="dxa"/>
            <w:shd w:val="clear" w:color="auto" w:fill="2E75B6"/>
            <w:tcMar>
              <w:top w:w="80" w:type="dxa"/>
              <w:left w:w="120" w:type="dxa"/>
              <w:bottom w:w="80" w:type="dxa"/>
              <w:right w:w="120" w:type="dxa"/>
            </w:tcMar>
          </w:tcPr>
          <w:p w14:paraId="5BC9E591" w14:textId="77777777" w:rsidR="00D4439A" w:rsidRDefault="00000000">
            <w:r>
              <w:rPr>
                <w:b/>
                <w:bCs/>
                <w:color w:val="FFFFFF"/>
                <w:sz w:val="18"/>
                <w:szCs w:val="18"/>
              </w:rPr>
              <w:t>Trend</w:t>
            </w:r>
          </w:p>
        </w:tc>
        <w:tc>
          <w:tcPr>
            <w:tcW w:w="2300" w:type="dxa"/>
            <w:shd w:val="clear" w:color="auto" w:fill="2E75B6"/>
            <w:tcMar>
              <w:top w:w="80" w:type="dxa"/>
              <w:left w:w="120" w:type="dxa"/>
              <w:bottom w:w="80" w:type="dxa"/>
              <w:right w:w="120" w:type="dxa"/>
            </w:tcMar>
          </w:tcPr>
          <w:p w14:paraId="6B78C79C" w14:textId="77777777" w:rsidR="00D4439A" w:rsidRDefault="00000000">
            <w:r>
              <w:rPr>
                <w:b/>
                <w:bCs/>
                <w:color w:val="FFFFFF"/>
                <w:sz w:val="18"/>
                <w:szCs w:val="18"/>
              </w:rPr>
              <w:t>Description</w:t>
            </w:r>
          </w:p>
        </w:tc>
        <w:tc>
          <w:tcPr>
            <w:tcW w:w="1000" w:type="dxa"/>
            <w:shd w:val="clear" w:color="auto" w:fill="2E75B6"/>
            <w:tcMar>
              <w:top w:w="80" w:type="dxa"/>
              <w:left w:w="120" w:type="dxa"/>
              <w:bottom w:w="80" w:type="dxa"/>
              <w:right w:w="120" w:type="dxa"/>
            </w:tcMar>
          </w:tcPr>
          <w:p w14:paraId="138EA702" w14:textId="77777777" w:rsidR="00D4439A" w:rsidRDefault="00000000">
            <w:r>
              <w:rPr>
                <w:b/>
                <w:bCs/>
                <w:color w:val="FFFFFF"/>
                <w:sz w:val="18"/>
                <w:szCs w:val="18"/>
              </w:rPr>
              <w:t>Timeline</w:t>
            </w:r>
          </w:p>
        </w:tc>
        <w:tc>
          <w:tcPr>
            <w:tcW w:w="900" w:type="dxa"/>
            <w:shd w:val="clear" w:color="auto" w:fill="2E75B6"/>
            <w:tcMar>
              <w:top w:w="80" w:type="dxa"/>
              <w:left w:w="120" w:type="dxa"/>
              <w:bottom w:w="80" w:type="dxa"/>
              <w:right w:w="120" w:type="dxa"/>
            </w:tcMar>
          </w:tcPr>
          <w:p w14:paraId="62A9AA9A" w14:textId="77777777" w:rsidR="00D4439A" w:rsidRDefault="00000000">
            <w:r>
              <w:rPr>
                <w:b/>
                <w:bCs/>
                <w:color w:val="FFFFFF"/>
                <w:sz w:val="18"/>
                <w:szCs w:val="18"/>
              </w:rPr>
              <w:t>Impact</w:t>
            </w:r>
          </w:p>
        </w:tc>
        <w:tc>
          <w:tcPr>
            <w:tcW w:w="1380" w:type="dxa"/>
            <w:shd w:val="clear" w:color="auto" w:fill="2E75B6"/>
            <w:tcMar>
              <w:top w:w="80" w:type="dxa"/>
              <w:left w:w="120" w:type="dxa"/>
              <w:bottom w:w="80" w:type="dxa"/>
              <w:right w:w="120" w:type="dxa"/>
            </w:tcMar>
          </w:tcPr>
          <w:p w14:paraId="2202BC99" w14:textId="77777777" w:rsidR="00D4439A" w:rsidRDefault="00000000">
            <w:r>
              <w:rPr>
                <w:b/>
                <w:bCs/>
                <w:color w:val="FFFFFF"/>
                <w:sz w:val="18"/>
                <w:szCs w:val="18"/>
              </w:rPr>
              <w:t>Who Benefits</w:t>
            </w:r>
          </w:p>
        </w:tc>
        <w:tc>
          <w:tcPr>
            <w:tcW w:w="1380" w:type="dxa"/>
            <w:shd w:val="clear" w:color="auto" w:fill="2E75B6"/>
            <w:tcMar>
              <w:top w:w="80" w:type="dxa"/>
              <w:left w:w="120" w:type="dxa"/>
              <w:bottom w:w="80" w:type="dxa"/>
              <w:right w:w="120" w:type="dxa"/>
            </w:tcMar>
          </w:tcPr>
          <w:p w14:paraId="5E0A0D93" w14:textId="77777777" w:rsidR="00D4439A" w:rsidRDefault="00000000">
            <w:r>
              <w:rPr>
                <w:b/>
                <w:bCs/>
                <w:color w:val="FFFFFF"/>
                <w:sz w:val="18"/>
                <w:szCs w:val="18"/>
              </w:rPr>
              <w:t>Who is Threatened</w:t>
            </w:r>
          </w:p>
        </w:tc>
      </w:tr>
      <w:tr w:rsidR="00D4439A" w14:paraId="1A3DA355" w14:textId="77777777" w:rsidTr="002F5703">
        <w:tc>
          <w:tcPr>
            <w:tcW w:w="600" w:type="dxa"/>
            <w:tcMar>
              <w:top w:w="80" w:type="dxa"/>
              <w:left w:w="120" w:type="dxa"/>
              <w:bottom w:w="80" w:type="dxa"/>
              <w:right w:w="120" w:type="dxa"/>
            </w:tcMar>
          </w:tcPr>
          <w:p w14:paraId="1C344534" w14:textId="77777777" w:rsidR="00D4439A" w:rsidRDefault="00000000">
            <w:r>
              <w:rPr>
                <w:b/>
                <w:bCs/>
                <w:color w:val="000000"/>
                <w:sz w:val="18"/>
                <w:szCs w:val="18"/>
              </w:rPr>
              <w:t>m1</w:t>
            </w:r>
          </w:p>
        </w:tc>
        <w:tc>
          <w:tcPr>
            <w:tcW w:w="1800" w:type="dxa"/>
            <w:tcMar>
              <w:top w:w="80" w:type="dxa"/>
              <w:left w:w="120" w:type="dxa"/>
              <w:bottom w:w="80" w:type="dxa"/>
              <w:right w:w="120" w:type="dxa"/>
            </w:tcMar>
          </w:tcPr>
          <w:p w14:paraId="1C4F8CE5" w14:textId="77777777" w:rsidR="00D4439A" w:rsidRDefault="00000000">
            <w:r>
              <w:rPr>
                <w:b/>
                <w:bCs/>
                <w:color w:val="000000"/>
                <w:sz w:val="18"/>
                <w:szCs w:val="18"/>
              </w:rPr>
              <w:t>Mobile-First Field Ops</w:t>
            </w:r>
          </w:p>
        </w:tc>
        <w:tc>
          <w:tcPr>
            <w:tcW w:w="2300" w:type="dxa"/>
            <w:tcMar>
              <w:top w:w="80" w:type="dxa"/>
              <w:left w:w="120" w:type="dxa"/>
              <w:bottom w:w="80" w:type="dxa"/>
              <w:right w:w="120" w:type="dxa"/>
            </w:tcMar>
          </w:tcPr>
          <w:p w14:paraId="32DCFF17" w14:textId="77777777" w:rsidR="00D4439A" w:rsidRDefault="00000000">
            <w:r>
              <w:rPr>
                <w:color w:val="000000"/>
                <w:sz w:val="18"/>
                <w:szCs w:val="18"/>
              </w:rPr>
              <w:t>Smartphone segment growing at 13.2% CAGR in North America — the fastest device segment. Field teams use phones as primary interface; desktop-only tools face attrition.</w:t>
            </w:r>
          </w:p>
        </w:tc>
        <w:tc>
          <w:tcPr>
            <w:tcW w:w="1000" w:type="dxa"/>
            <w:tcMar>
              <w:top w:w="80" w:type="dxa"/>
              <w:left w:w="120" w:type="dxa"/>
              <w:bottom w:w="80" w:type="dxa"/>
              <w:right w:w="120" w:type="dxa"/>
            </w:tcMar>
          </w:tcPr>
          <w:p w14:paraId="6332DD49" w14:textId="77777777" w:rsidR="00D4439A" w:rsidRDefault="00000000">
            <w:r>
              <w:rPr>
                <w:color w:val="000000"/>
                <w:sz w:val="18"/>
                <w:szCs w:val="18"/>
              </w:rPr>
              <w:t>Active; accelerating through 2027</w:t>
            </w:r>
          </w:p>
        </w:tc>
        <w:tc>
          <w:tcPr>
            <w:tcW w:w="900" w:type="dxa"/>
            <w:shd w:val="clear" w:color="auto" w:fill="FFCCCC"/>
            <w:tcMar>
              <w:top w:w="80" w:type="dxa"/>
              <w:left w:w="120" w:type="dxa"/>
              <w:bottom w:w="80" w:type="dxa"/>
              <w:right w:w="120" w:type="dxa"/>
            </w:tcMar>
          </w:tcPr>
          <w:p w14:paraId="316021BF" w14:textId="77777777" w:rsidR="00D4439A" w:rsidRDefault="00000000">
            <w:r>
              <w:rPr>
                <w:b/>
                <w:bCs/>
                <w:color w:val="9C0006"/>
                <w:sz w:val="18"/>
                <w:szCs w:val="18"/>
              </w:rPr>
              <w:t>HIGH</w:t>
            </w:r>
          </w:p>
        </w:tc>
        <w:tc>
          <w:tcPr>
            <w:tcW w:w="1380" w:type="dxa"/>
            <w:tcMar>
              <w:top w:w="80" w:type="dxa"/>
              <w:left w:w="120" w:type="dxa"/>
              <w:bottom w:w="80" w:type="dxa"/>
              <w:right w:w="120" w:type="dxa"/>
            </w:tcMar>
          </w:tcPr>
          <w:p w14:paraId="4FFB6943" w14:textId="77777777" w:rsidR="00D4439A" w:rsidRDefault="00000000">
            <w:r>
              <w:rPr>
                <w:color w:val="000000"/>
                <w:sz w:val="18"/>
                <w:szCs w:val="18"/>
              </w:rPr>
              <w:t>Mobile-first builders (BSP opportunity); tools with strong iOS/Android apps</w:t>
            </w:r>
          </w:p>
        </w:tc>
        <w:tc>
          <w:tcPr>
            <w:tcW w:w="1380" w:type="dxa"/>
            <w:tcMar>
              <w:top w:w="80" w:type="dxa"/>
              <w:left w:w="120" w:type="dxa"/>
              <w:bottom w:w="80" w:type="dxa"/>
              <w:right w:w="120" w:type="dxa"/>
            </w:tcMar>
          </w:tcPr>
          <w:p w14:paraId="7B02171D" w14:textId="77777777" w:rsidR="00D4439A" w:rsidRDefault="00000000">
            <w:r>
              <w:rPr>
                <w:color w:val="000000"/>
                <w:sz w:val="18"/>
                <w:szCs w:val="18"/>
              </w:rPr>
              <w:t>Desktop-centric legacy platforms; tools without native mobile apps</w:t>
            </w:r>
          </w:p>
        </w:tc>
      </w:tr>
      <w:tr w:rsidR="00D4439A" w14:paraId="0D5D8816" w14:textId="77777777" w:rsidTr="002F5703">
        <w:tc>
          <w:tcPr>
            <w:tcW w:w="600" w:type="dxa"/>
            <w:tcMar>
              <w:top w:w="80" w:type="dxa"/>
              <w:left w:w="120" w:type="dxa"/>
              <w:bottom w:w="80" w:type="dxa"/>
              <w:right w:w="120" w:type="dxa"/>
            </w:tcMar>
          </w:tcPr>
          <w:p w14:paraId="49AFA7A7" w14:textId="77777777" w:rsidR="00D4439A" w:rsidRDefault="00000000">
            <w:r>
              <w:rPr>
                <w:b/>
                <w:bCs/>
                <w:color w:val="000000"/>
                <w:sz w:val="18"/>
                <w:szCs w:val="18"/>
              </w:rPr>
              <w:t>m2</w:t>
            </w:r>
          </w:p>
        </w:tc>
        <w:tc>
          <w:tcPr>
            <w:tcW w:w="1800" w:type="dxa"/>
            <w:tcMar>
              <w:top w:w="80" w:type="dxa"/>
              <w:left w:w="120" w:type="dxa"/>
              <w:bottom w:w="80" w:type="dxa"/>
              <w:right w:w="120" w:type="dxa"/>
            </w:tcMar>
          </w:tcPr>
          <w:p w14:paraId="72BF9F36" w14:textId="77777777" w:rsidR="00D4439A" w:rsidRDefault="00000000">
            <w:r>
              <w:rPr>
                <w:b/>
                <w:bCs/>
                <w:color w:val="000000"/>
                <w:sz w:val="18"/>
                <w:szCs w:val="18"/>
              </w:rPr>
              <w:t>Review Aggregator Purchase Decisions</w:t>
            </w:r>
          </w:p>
        </w:tc>
        <w:tc>
          <w:tcPr>
            <w:tcW w:w="2300" w:type="dxa"/>
            <w:tcMar>
              <w:top w:w="80" w:type="dxa"/>
              <w:left w:w="120" w:type="dxa"/>
              <w:bottom w:w="80" w:type="dxa"/>
              <w:right w:w="120" w:type="dxa"/>
            </w:tcMar>
          </w:tcPr>
          <w:p w14:paraId="3C4BC9E3" w14:textId="77777777" w:rsidR="00D4439A" w:rsidRDefault="00000000">
            <w:r>
              <w:rPr>
                <w:color w:val="000000"/>
                <w:sz w:val="18"/>
                <w:szCs w:val="18"/>
              </w:rPr>
              <w:t>G2, Capterra, and Software Advice dominate SME buyer journey. JobTread became #1 on Software Advice and aggressively leveraged it for explosive growth.</w:t>
            </w:r>
          </w:p>
        </w:tc>
        <w:tc>
          <w:tcPr>
            <w:tcW w:w="1000" w:type="dxa"/>
            <w:tcMar>
              <w:top w:w="80" w:type="dxa"/>
              <w:left w:w="120" w:type="dxa"/>
              <w:bottom w:w="80" w:type="dxa"/>
              <w:right w:w="120" w:type="dxa"/>
            </w:tcMar>
          </w:tcPr>
          <w:p w14:paraId="428CD943" w14:textId="77777777" w:rsidR="00D4439A" w:rsidRDefault="00000000">
            <w:r>
              <w:rPr>
                <w:color w:val="000000"/>
                <w:sz w:val="18"/>
                <w:szCs w:val="18"/>
              </w:rPr>
              <w:t>Active and entrenched</w:t>
            </w:r>
          </w:p>
        </w:tc>
        <w:tc>
          <w:tcPr>
            <w:tcW w:w="900" w:type="dxa"/>
            <w:shd w:val="clear" w:color="auto" w:fill="FFCCCC"/>
            <w:tcMar>
              <w:top w:w="80" w:type="dxa"/>
              <w:left w:w="120" w:type="dxa"/>
              <w:bottom w:w="80" w:type="dxa"/>
              <w:right w:w="120" w:type="dxa"/>
            </w:tcMar>
          </w:tcPr>
          <w:p w14:paraId="3077CA57" w14:textId="77777777" w:rsidR="00D4439A" w:rsidRDefault="00000000">
            <w:r>
              <w:rPr>
                <w:b/>
                <w:bCs/>
                <w:color w:val="9C0006"/>
                <w:sz w:val="18"/>
                <w:szCs w:val="18"/>
              </w:rPr>
              <w:t>HIGH</w:t>
            </w:r>
          </w:p>
        </w:tc>
        <w:tc>
          <w:tcPr>
            <w:tcW w:w="1380" w:type="dxa"/>
            <w:tcMar>
              <w:top w:w="80" w:type="dxa"/>
              <w:left w:w="120" w:type="dxa"/>
              <w:bottom w:w="80" w:type="dxa"/>
              <w:right w:w="120" w:type="dxa"/>
            </w:tcMar>
          </w:tcPr>
          <w:p w14:paraId="7E9A2DC3" w14:textId="77777777" w:rsidR="00D4439A" w:rsidRDefault="00000000">
            <w:r>
              <w:rPr>
                <w:color w:val="000000"/>
                <w:sz w:val="18"/>
                <w:szCs w:val="18"/>
              </w:rPr>
              <w:t>Tools with authentic, high-volume positive reviews and active customer success programs</w:t>
            </w:r>
          </w:p>
        </w:tc>
        <w:tc>
          <w:tcPr>
            <w:tcW w:w="1380" w:type="dxa"/>
            <w:tcMar>
              <w:top w:w="80" w:type="dxa"/>
              <w:left w:w="120" w:type="dxa"/>
              <w:bottom w:w="80" w:type="dxa"/>
              <w:right w:w="120" w:type="dxa"/>
            </w:tcMar>
          </w:tcPr>
          <w:p w14:paraId="7BDAA0F3" w14:textId="77777777" w:rsidR="00D4439A" w:rsidRDefault="00000000">
            <w:r>
              <w:rPr>
                <w:color w:val="000000"/>
                <w:sz w:val="18"/>
                <w:szCs w:val="18"/>
              </w:rPr>
              <w:t>Tools with legacy reputations, aging review profiles, or unresolved public complaints</w:t>
            </w:r>
          </w:p>
        </w:tc>
      </w:tr>
      <w:tr w:rsidR="00D4439A" w14:paraId="7A33010F" w14:textId="77777777" w:rsidTr="002F5703">
        <w:tc>
          <w:tcPr>
            <w:tcW w:w="600" w:type="dxa"/>
            <w:tcMar>
              <w:top w:w="80" w:type="dxa"/>
              <w:left w:w="120" w:type="dxa"/>
              <w:bottom w:w="80" w:type="dxa"/>
              <w:right w:w="120" w:type="dxa"/>
            </w:tcMar>
          </w:tcPr>
          <w:p w14:paraId="583A6691" w14:textId="77777777" w:rsidR="00D4439A" w:rsidRDefault="00000000">
            <w:r>
              <w:rPr>
                <w:b/>
                <w:bCs/>
                <w:color w:val="000000"/>
                <w:sz w:val="18"/>
                <w:szCs w:val="18"/>
              </w:rPr>
              <w:t>m3</w:t>
            </w:r>
          </w:p>
        </w:tc>
        <w:tc>
          <w:tcPr>
            <w:tcW w:w="1800" w:type="dxa"/>
            <w:tcMar>
              <w:top w:w="80" w:type="dxa"/>
              <w:left w:w="120" w:type="dxa"/>
              <w:bottom w:w="80" w:type="dxa"/>
              <w:right w:w="120" w:type="dxa"/>
            </w:tcMar>
          </w:tcPr>
          <w:p w14:paraId="537DB9D1" w14:textId="77777777" w:rsidR="00D4439A" w:rsidRDefault="00000000">
            <w:r>
              <w:rPr>
                <w:b/>
                <w:bCs/>
                <w:color w:val="000000"/>
                <w:sz w:val="18"/>
                <w:szCs w:val="18"/>
              </w:rPr>
              <w:t>Price War / Race to Affordability</w:t>
            </w:r>
          </w:p>
        </w:tc>
        <w:tc>
          <w:tcPr>
            <w:tcW w:w="2300" w:type="dxa"/>
            <w:tcMar>
              <w:top w:w="80" w:type="dxa"/>
              <w:left w:w="120" w:type="dxa"/>
              <w:bottom w:w="80" w:type="dxa"/>
              <w:right w:w="120" w:type="dxa"/>
            </w:tcMar>
          </w:tcPr>
          <w:p w14:paraId="194E6B68" w14:textId="617187EE" w:rsidR="00D4439A" w:rsidRDefault="00000000">
            <w:r>
              <w:rPr>
                <w:color w:val="000000"/>
                <w:sz w:val="18"/>
                <w:szCs w:val="18"/>
              </w:rPr>
              <w:t xml:space="preserve">New entrants compete </w:t>
            </w:r>
            <w:r w:rsidR="00692431">
              <w:rPr>
                <w:color w:val="000000"/>
                <w:sz w:val="18"/>
                <w:szCs w:val="18"/>
              </w:rPr>
              <w:t>with</w:t>
            </w:r>
            <w:r>
              <w:rPr>
                <w:color w:val="000000"/>
                <w:sz w:val="18"/>
                <w:szCs w:val="18"/>
              </w:rPr>
              <w:t xml:space="preserve"> pricing transparency and no-per-user-fee models. Multiple tools now start free. Compresses ASPs but expands market to previously underserved contractors.</w:t>
            </w:r>
          </w:p>
        </w:tc>
        <w:tc>
          <w:tcPr>
            <w:tcW w:w="1000" w:type="dxa"/>
            <w:tcMar>
              <w:top w:w="80" w:type="dxa"/>
              <w:left w:w="120" w:type="dxa"/>
              <w:bottom w:w="80" w:type="dxa"/>
              <w:right w:w="120" w:type="dxa"/>
            </w:tcMar>
          </w:tcPr>
          <w:p w14:paraId="707B3E82" w14:textId="77777777" w:rsidR="00D4439A" w:rsidRDefault="00000000">
            <w:r>
              <w:rPr>
                <w:color w:val="000000"/>
                <w:sz w:val="18"/>
                <w:szCs w:val="18"/>
              </w:rPr>
              <w:t>Ongoing; intensifying</w:t>
            </w:r>
          </w:p>
        </w:tc>
        <w:tc>
          <w:tcPr>
            <w:tcW w:w="900" w:type="dxa"/>
            <w:shd w:val="clear" w:color="auto" w:fill="FFF2CC"/>
            <w:tcMar>
              <w:top w:w="80" w:type="dxa"/>
              <w:left w:w="120" w:type="dxa"/>
              <w:bottom w:w="80" w:type="dxa"/>
              <w:right w:w="120" w:type="dxa"/>
            </w:tcMar>
          </w:tcPr>
          <w:p w14:paraId="4319F73D" w14:textId="77777777" w:rsidR="00D4439A" w:rsidRDefault="00000000">
            <w:r>
              <w:rPr>
                <w:b/>
                <w:bCs/>
                <w:color w:val="7F6000"/>
                <w:sz w:val="18"/>
                <w:szCs w:val="18"/>
              </w:rPr>
              <w:t>MEDIUM</w:t>
            </w:r>
          </w:p>
        </w:tc>
        <w:tc>
          <w:tcPr>
            <w:tcW w:w="1380" w:type="dxa"/>
            <w:tcMar>
              <w:top w:w="80" w:type="dxa"/>
              <w:left w:w="120" w:type="dxa"/>
              <w:bottom w:w="80" w:type="dxa"/>
              <w:right w:w="120" w:type="dxa"/>
            </w:tcMar>
          </w:tcPr>
          <w:p w14:paraId="562EBC4C" w14:textId="77777777" w:rsidR="00D4439A" w:rsidRDefault="00000000">
            <w:r>
              <w:rPr>
                <w:color w:val="000000"/>
                <w:sz w:val="18"/>
                <w:szCs w:val="18"/>
              </w:rPr>
              <w:t>Well-capitalized new entrants; solo contractors gaining access to professional tools</w:t>
            </w:r>
          </w:p>
        </w:tc>
        <w:tc>
          <w:tcPr>
            <w:tcW w:w="1380" w:type="dxa"/>
            <w:tcMar>
              <w:top w:w="80" w:type="dxa"/>
              <w:left w:w="120" w:type="dxa"/>
              <w:bottom w:w="80" w:type="dxa"/>
              <w:right w:w="120" w:type="dxa"/>
            </w:tcMar>
          </w:tcPr>
          <w:p w14:paraId="59FA80FB" w14:textId="77777777" w:rsidR="00D4439A" w:rsidRDefault="00000000">
            <w:r>
              <w:rPr>
                <w:color w:val="000000"/>
                <w:sz w:val="18"/>
                <w:szCs w:val="18"/>
              </w:rPr>
              <w:t>Mid-tier incumbents competing on price alone without strong feature differentiation</w:t>
            </w:r>
          </w:p>
        </w:tc>
      </w:tr>
      <w:tr w:rsidR="00D4439A" w14:paraId="243B781C" w14:textId="77777777" w:rsidTr="002F5703">
        <w:tc>
          <w:tcPr>
            <w:tcW w:w="600" w:type="dxa"/>
            <w:tcMar>
              <w:top w:w="80" w:type="dxa"/>
              <w:left w:w="120" w:type="dxa"/>
              <w:bottom w:w="80" w:type="dxa"/>
              <w:right w:w="120" w:type="dxa"/>
            </w:tcMar>
          </w:tcPr>
          <w:p w14:paraId="11BCA186" w14:textId="77777777" w:rsidR="00D4439A" w:rsidRDefault="00000000">
            <w:r>
              <w:rPr>
                <w:b/>
                <w:bCs/>
                <w:color w:val="000000"/>
                <w:sz w:val="18"/>
                <w:szCs w:val="18"/>
              </w:rPr>
              <w:t>m4</w:t>
            </w:r>
          </w:p>
        </w:tc>
        <w:tc>
          <w:tcPr>
            <w:tcW w:w="1800" w:type="dxa"/>
            <w:tcMar>
              <w:top w:w="80" w:type="dxa"/>
              <w:left w:w="120" w:type="dxa"/>
              <w:bottom w:w="80" w:type="dxa"/>
              <w:right w:w="120" w:type="dxa"/>
            </w:tcMar>
          </w:tcPr>
          <w:p w14:paraId="0C8D5BF0" w14:textId="77777777" w:rsidR="00D4439A" w:rsidRDefault="00000000">
            <w:r>
              <w:rPr>
                <w:b/>
                <w:bCs/>
                <w:color w:val="000000"/>
                <w:sz w:val="18"/>
                <w:szCs w:val="18"/>
              </w:rPr>
              <w:t>QuickBooks as Default Expectation</w:t>
            </w:r>
          </w:p>
        </w:tc>
        <w:tc>
          <w:tcPr>
            <w:tcW w:w="2300" w:type="dxa"/>
            <w:tcMar>
              <w:top w:w="80" w:type="dxa"/>
              <w:left w:w="120" w:type="dxa"/>
              <w:bottom w:w="80" w:type="dxa"/>
              <w:right w:w="120" w:type="dxa"/>
            </w:tcMar>
          </w:tcPr>
          <w:p w14:paraId="260CB9E4" w14:textId="77777777" w:rsidR="00D4439A" w:rsidRDefault="00000000">
            <w:r>
              <w:rPr>
                <w:color w:val="000000"/>
                <w:sz w:val="18"/>
                <w:szCs w:val="18"/>
              </w:rPr>
              <w:t>Small contractors expect seamless QuickBooks Online integration as table stakes. Broken sync is universal pain point #1 across all SME tools.</w:t>
            </w:r>
          </w:p>
        </w:tc>
        <w:tc>
          <w:tcPr>
            <w:tcW w:w="1000" w:type="dxa"/>
            <w:tcMar>
              <w:top w:w="80" w:type="dxa"/>
              <w:left w:w="120" w:type="dxa"/>
              <w:bottom w:w="80" w:type="dxa"/>
              <w:right w:w="120" w:type="dxa"/>
            </w:tcMar>
          </w:tcPr>
          <w:p w14:paraId="5144200A" w14:textId="77777777" w:rsidR="00D4439A" w:rsidRDefault="00000000">
            <w:r>
              <w:rPr>
                <w:color w:val="000000"/>
                <w:sz w:val="18"/>
                <w:szCs w:val="18"/>
              </w:rPr>
              <w:t>Now — already required</w:t>
            </w:r>
          </w:p>
        </w:tc>
        <w:tc>
          <w:tcPr>
            <w:tcW w:w="900" w:type="dxa"/>
            <w:shd w:val="clear" w:color="auto" w:fill="FFF2CC"/>
            <w:tcMar>
              <w:top w:w="80" w:type="dxa"/>
              <w:left w:w="120" w:type="dxa"/>
              <w:bottom w:w="80" w:type="dxa"/>
              <w:right w:w="120" w:type="dxa"/>
            </w:tcMar>
          </w:tcPr>
          <w:p w14:paraId="3D8E1306" w14:textId="77777777" w:rsidR="00D4439A" w:rsidRDefault="00000000">
            <w:r>
              <w:rPr>
                <w:b/>
                <w:bCs/>
                <w:color w:val="7F6000"/>
                <w:sz w:val="18"/>
                <w:szCs w:val="18"/>
              </w:rPr>
              <w:t>MEDIUM</w:t>
            </w:r>
          </w:p>
        </w:tc>
        <w:tc>
          <w:tcPr>
            <w:tcW w:w="1380" w:type="dxa"/>
            <w:tcMar>
              <w:top w:w="80" w:type="dxa"/>
              <w:left w:w="120" w:type="dxa"/>
              <w:bottom w:w="80" w:type="dxa"/>
              <w:right w:w="120" w:type="dxa"/>
            </w:tcMar>
          </w:tcPr>
          <w:p w14:paraId="0E7C9C88" w14:textId="77777777" w:rsidR="00D4439A" w:rsidRDefault="00000000">
            <w:r>
              <w:rPr>
                <w:color w:val="000000"/>
                <w:sz w:val="18"/>
                <w:szCs w:val="18"/>
              </w:rPr>
              <w:t>Tools with verified, reliable QB sync; Intuit certified partner program as trust signal</w:t>
            </w:r>
          </w:p>
        </w:tc>
        <w:tc>
          <w:tcPr>
            <w:tcW w:w="1380" w:type="dxa"/>
            <w:tcMar>
              <w:top w:w="80" w:type="dxa"/>
              <w:left w:w="120" w:type="dxa"/>
              <w:bottom w:w="80" w:type="dxa"/>
              <w:right w:w="120" w:type="dxa"/>
            </w:tcMar>
          </w:tcPr>
          <w:p w14:paraId="5D8DCE98" w14:textId="77777777" w:rsidR="00D4439A" w:rsidRDefault="00000000">
            <w:r>
              <w:rPr>
                <w:color w:val="000000"/>
                <w:sz w:val="18"/>
                <w:szCs w:val="18"/>
              </w:rPr>
              <w:t>Tools with broken or half-baked integrations; churn driver at renewal</w:t>
            </w:r>
          </w:p>
        </w:tc>
      </w:tr>
      <w:tr w:rsidR="00D4439A" w14:paraId="6E30DE06" w14:textId="77777777" w:rsidTr="002F5703">
        <w:tc>
          <w:tcPr>
            <w:tcW w:w="600" w:type="dxa"/>
            <w:tcMar>
              <w:top w:w="80" w:type="dxa"/>
              <w:left w:w="120" w:type="dxa"/>
              <w:bottom w:w="80" w:type="dxa"/>
              <w:right w:w="120" w:type="dxa"/>
            </w:tcMar>
          </w:tcPr>
          <w:p w14:paraId="187B8A50" w14:textId="77777777" w:rsidR="00D4439A" w:rsidRDefault="00000000">
            <w:r>
              <w:rPr>
                <w:b/>
                <w:bCs/>
                <w:color w:val="000000"/>
                <w:sz w:val="18"/>
                <w:szCs w:val="18"/>
              </w:rPr>
              <w:t>m5</w:t>
            </w:r>
          </w:p>
        </w:tc>
        <w:tc>
          <w:tcPr>
            <w:tcW w:w="1800" w:type="dxa"/>
            <w:tcMar>
              <w:top w:w="80" w:type="dxa"/>
              <w:left w:w="120" w:type="dxa"/>
              <w:bottom w:w="80" w:type="dxa"/>
              <w:right w:w="120" w:type="dxa"/>
            </w:tcMar>
          </w:tcPr>
          <w:p w14:paraId="5675E51F" w14:textId="77777777" w:rsidR="00D4439A" w:rsidRDefault="00000000">
            <w:r>
              <w:rPr>
                <w:b/>
                <w:bCs/>
                <w:color w:val="000000"/>
                <w:sz w:val="18"/>
                <w:szCs w:val="18"/>
              </w:rPr>
              <w:t>Vertical SaaS Consolidation</w:t>
            </w:r>
          </w:p>
        </w:tc>
        <w:tc>
          <w:tcPr>
            <w:tcW w:w="2300" w:type="dxa"/>
            <w:tcMar>
              <w:top w:w="80" w:type="dxa"/>
              <w:left w:w="120" w:type="dxa"/>
              <w:bottom w:w="80" w:type="dxa"/>
              <w:right w:w="120" w:type="dxa"/>
            </w:tcMar>
          </w:tcPr>
          <w:p w14:paraId="03E3A9BC" w14:textId="77777777" w:rsidR="00D4439A" w:rsidRDefault="00000000">
            <w:r>
              <w:rPr>
                <w:color w:val="000000"/>
                <w:sz w:val="18"/>
                <w:szCs w:val="18"/>
              </w:rPr>
              <w:t>PE and strategic acquirers consolidating: Buildertrend/CoConstruct (2021), Procore/Avvir (2024), Autodesk/Payapps (2024). Accelerating.</w:t>
            </w:r>
          </w:p>
        </w:tc>
        <w:tc>
          <w:tcPr>
            <w:tcW w:w="1000" w:type="dxa"/>
            <w:tcMar>
              <w:top w:w="80" w:type="dxa"/>
              <w:left w:w="120" w:type="dxa"/>
              <w:bottom w:w="80" w:type="dxa"/>
              <w:right w:w="120" w:type="dxa"/>
            </w:tcMar>
          </w:tcPr>
          <w:p w14:paraId="4FF3521C" w14:textId="77777777" w:rsidR="00D4439A" w:rsidRDefault="00000000">
            <w:r>
              <w:rPr>
                <w:color w:val="000000"/>
                <w:sz w:val="18"/>
                <w:szCs w:val="18"/>
              </w:rPr>
              <w:t>Active; intensifying 2026–2029</w:t>
            </w:r>
          </w:p>
        </w:tc>
        <w:tc>
          <w:tcPr>
            <w:tcW w:w="900" w:type="dxa"/>
            <w:shd w:val="clear" w:color="auto" w:fill="FFF2CC"/>
            <w:tcMar>
              <w:top w:w="80" w:type="dxa"/>
              <w:left w:w="120" w:type="dxa"/>
              <w:bottom w:w="80" w:type="dxa"/>
              <w:right w:w="120" w:type="dxa"/>
            </w:tcMar>
          </w:tcPr>
          <w:p w14:paraId="44A1DA95" w14:textId="77777777" w:rsidR="00D4439A" w:rsidRDefault="00000000">
            <w:r>
              <w:rPr>
                <w:b/>
                <w:bCs/>
                <w:color w:val="7F6000"/>
                <w:sz w:val="18"/>
                <w:szCs w:val="18"/>
              </w:rPr>
              <w:t>MEDIUM</w:t>
            </w:r>
          </w:p>
        </w:tc>
        <w:tc>
          <w:tcPr>
            <w:tcW w:w="1380" w:type="dxa"/>
            <w:tcMar>
              <w:top w:w="80" w:type="dxa"/>
              <w:left w:w="120" w:type="dxa"/>
              <w:bottom w:w="80" w:type="dxa"/>
              <w:right w:w="120" w:type="dxa"/>
            </w:tcMar>
          </w:tcPr>
          <w:p w14:paraId="104B5AE0" w14:textId="77777777" w:rsidR="00D4439A" w:rsidRDefault="00000000">
            <w:r>
              <w:rPr>
                <w:color w:val="000000"/>
                <w:sz w:val="18"/>
                <w:szCs w:val="18"/>
              </w:rPr>
              <w:t>Well-positioned niche players (acquisition targets); investors; PE funds</w:t>
            </w:r>
          </w:p>
        </w:tc>
        <w:tc>
          <w:tcPr>
            <w:tcW w:w="1380" w:type="dxa"/>
            <w:tcMar>
              <w:top w:w="80" w:type="dxa"/>
              <w:left w:w="120" w:type="dxa"/>
              <w:bottom w:w="80" w:type="dxa"/>
              <w:right w:w="120" w:type="dxa"/>
            </w:tcMar>
          </w:tcPr>
          <w:p w14:paraId="35EA0790" w14:textId="77777777" w:rsidR="00D4439A" w:rsidRDefault="00000000">
            <w:r>
              <w:rPr>
                <w:color w:val="000000"/>
                <w:sz w:val="18"/>
                <w:szCs w:val="18"/>
              </w:rPr>
              <w:t>Mid-market players caught between enterprise consolidators and lean startups</w:t>
            </w:r>
          </w:p>
        </w:tc>
      </w:tr>
    </w:tbl>
    <w:p w14:paraId="63C28DA7" w14:textId="77777777" w:rsidR="00D4439A" w:rsidRDefault="00D4439A">
      <w:pPr>
        <w:spacing w:after="80"/>
      </w:pPr>
    </w:p>
    <w:p w14:paraId="39C13B13" w14:textId="77777777" w:rsidR="00D443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4B7DDCF6"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450427F6" w14:textId="77777777" w:rsidR="00D4439A" w:rsidRDefault="00000000">
            <w:r>
              <w:rPr>
                <w:b/>
                <w:bCs/>
                <w:color w:val="FFFFFF"/>
                <w:sz w:val="32"/>
                <w:szCs w:val="32"/>
              </w:rPr>
              <w:t>SECTION 6  —  OPPORTUNITIES &amp; THREATS</w:t>
            </w:r>
          </w:p>
        </w:tc>
      </w:tr>
    </w:tbl>
    <w:p w14:paraId="3692A5FB" w14:textId="77777777" w:rsidR="00D4439A" w:rsidRDefault="00D4439A">
      <w:pPr>
        <w:spacing w:after="80"/>
      </w:pPr>
    </w:p>
    <w:p w14:paraId="32F65524" w14:textId="77777777" w:rsidR="00D4439A" w:rsidRDefault="00000000">
      <w:pPr>
        <w:pStyle w:val="Heading2"/>
      </w:pPr>
      <w:bookmarkStart w:id="24" w:name="_Toc233477306"/>
      <w:r>
        <w:t>6.1  Top 5 Opportunities</w:t>
      </w:r>
      <w:bookmarkEnd w:id="24"/>
    </w:p>
    <w:p w14:paraId="2F2D2071"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2"/>
        <w:gridCol w:w="1885"/>
        <w:gridCol w:w="3017"/>
        <w:gridCol w:w="1996"/>
        <w:gridCol w:w="1980"/>
      </w:tblGrid>
      <w:tr w:rsidR="00D4439A" w14:paraId="27D81718" w14:textId="77777777" w:rsidTr="002F5703">
        <w:tc>
          <w:tcPr>
            <w:tcW w:w="400" w:type="dxa"/>
            <w:shd w:val="clear" w:color="auto" w:fill="2E75B6"/>
            <w:tcMar>
              <w:top w:w="80" w:type="dxa"/>
              <w:left w:w="120" w:type="dxa"/>
              <w:bottom w:w="80" w:type="dxa"/>
              <w:right w:w="120" w:type="dxa"/>
            </w:tcMar>
          </w:tcPr>
          <w:p w14:paraId="71426B23" w14:textId="77777777" w:rsidR="00D4439A" w:rsidRDefault="00000000">
            <w:r>
              <w:rPr>
                <w:b/>
                <w:bCs/>
                <w:color w:val="FFFFFF"/>
                <w:sz w:val="18"/>
                <w:szCs w:val="18"/>
              </w:rPr>
              <w:t>#</w:t>
            </w:r>
          </w:p>
        </w:tc>
        <w:tc>
          <w:tcPr>
            <w:tcW w:w="1900" w:type="dxa"/>
            <w:shd w:val="clear" w:color="auto" w:fill="2E75B6"/>
            <w:tcMar>
              <w:top w:w="80" w:type="dxa"/>
              <w:left w:w="120" w:type="dxa"/>
              <w:bottom w:w="80" w:type="dxa"/>
              <w:right w:w="120" w:type="dxa"/>
            </w:tcMar>
          </w:tcPr>
          <w:p w14:paraId="1C15009F" w14:textId="77777777" w:rsidR="00D4439A" w:rsidRDefault="00000000">
            <w:r>
              <w:rPr>
                <w:b/>
                <w:bCs/>
                <w:color w:val="FFFFFF"/>
                <w:sz w:val="18"/>
                <w:szCs w:val="18"/>
              </w:rPr>
              <w:t>Opportunity</w:t>
            </w:r>
          </w:p>
        </w:tc>
        <w:tc>
          <w:tcPr>
            <w:tcW w:w="3060" w:type="dxa"/>
            <w:shd w:val="clear" w:color="auto" w:fill="2E75B6"/>
            <w:tcMar>
              <w:top w:w="80" w:type="dxa"/>
              <w:left w:w="120" w:type="dxa"/>
              <w:bottom w:w="80" w:type="dxa"/>
              <w:right w:w="120" w:type="dxa"/>
            </w:tcMar>
          </w:tcPr>
          <w:p w14:paraId="6CC5A49B" w14:textId="77777777" w:rsidR="00D4439A" w:rsidRDefault="00000000">
            <w:r>
              <w:rPr>
                <w:b/>
                <w:bCs/>
                <w:color w:val="FFFFFF"/>
                <w:sz w:val="18"/>
                <w:szCs w:val="18"/>
              </w:rPr>
              <w:t>Description</w:t>
            </w:r>
          </w:p>
        </w:tc>
        <w:tc>
          <w:tcPr>
            <w:tcW w:w="2000" w:type="dxa"/>
            <w:shd w:val="clear" w:color="auto" w:fill="2E75B6"/>
            <w:tcMar>
              <w:top w:w="80" w:type="dxa"/>
              <w:left w:w="120" w:type="dxa"/>
              <w:bottom w:w="80" w:type="dxa"/>
              <w:right w:w="120" w:type="dxa"/>
            </w:tcMar>
          </w:tcPr>
          <w:p w14:paraId="7548CE22" w14:textId="77777777" w:rsidR="00D4439A" w:rsidRDefault="00000000">
            <w:r>
              <w:rPr>
                <w:b/>
                <w:bCs/>
                <w:color w:val="FFFFFF"/>
                <w:sz w:val="18"/>
                <w:szCs w:val="18"/>
              </w:rPr>
              <w:t>Est. Potential</w:t>
            </w:r>
          </w:p>
        </w:tc>
        <w:tc>
          <w:tcPr>
            <w:tcW w:w="2000" w:type="dxa"/>
            <w:shd w:val="clear" w:color="auto" w:fill="2E75B6"/>
            <w:tcMar>
              <w:top w:w="80" w:type="dxa"/>
              <w:left w:w="120" w:type="dxa"/>
              <w:bottom w:w="80" w:type="dxa"/>
              <w:right w:w="120" w:type="dxa"/>
            </w:tcMar>
          </w:tcPr>
          <w:p w14:paraId="0518EA10" w14:textId="77777777" w:rsidR="00D4439A" w:rsidRDefault="00000000">
            <w:r>
              <w:rPr>
                <w:b/>
                <w:bCs/>
                <w:color w:val="FFFFFF"/>
                <w:sz w:val="18"/>
                <w:szCs w:val="18"/>
              </w:rPr>
              <w:t>Time Horizon</w:t>
            </w:r>
          </w:p>
        </w:tc>
      </w:tr>
      <w:tr w:rsidR="00D4439A" w14:paraId="5F01C9D2" w14:textId="77777777" w:rsidTr="002F5703">
        <w:tc>
          <w:tcPr>
            <w:tcW w:w="400" w:type="dxa"/>
            <w:shd w:val="clear" w:color="auto" w:fill="D5E8F0"/>
            <w:tcMar>
              <w:top w:w="80" w:type="dxa"/>
              <w:left w:w="120" w:type="dxa"/>
              <w:bottom w:w="80" w:type="dxa"/>
              <w:right w:w="120" w:type="dxa"/>
            </w:tcMar>
          </w:tcPr>
          <w:p w14:paraId="27FABECC" w14:textId="77777777" w:rsidR="00D4439A" w:rsidRDefault="00000000">
            <w:r>
              <w:rPr>
                <w:b/>
                <w:bCs/>
                <w:color w:val="000000"/>
                <w:sz w:val="18"/>
                <w:szCs w:val="18"/>
              </w:rPr>
              <w:t>O1</w:t>
            </w:r>
          </w:p>
        </w:tc>
        <w:tc>
          <w:tcPr>
            <w:tcW w:w="1900" w:type="dxa"/>
            <w:shd w:val="clear" w:color="auto" w:fill="D5E8F0"/>
            <w:tcMar>
              <w:top w:w="80" w:type="dxa"/>
              <w:left w:w="120" w:type="dxa"/>
              <w:bottom w:w="80" w:type="dxa"/>
              <w:right w:w="120" w:type="dxa"/>
            </w:tcMar>
          </w:tcPr>
          <w:p w14:paraId="59767219" w14:textId="77777777" w:rsidR="00D4439A" w:rsidRDefault="00000000">
            <w:r>
              <w:rPr>
                <w:b/>
                <w:bCs/>
                <w:color w:val="000000"/>
                <w:sz w:val="18"/>
                <w:szCs w:val="18"/>
              </w:rPr>
              <w:t>SME Pricing Vacuum</w:t>
            </w:r>
          </w:p>
        </w:tc>
        <w:tc>
          <w:tcPr>
            <w:tcW w:w="3060" w:type="dxa"/>
            <w:shd w:val="clear" w:color="auto" w:fill="D5E8F0"/>
            <w:tcMar>
              <w:top w:w="80" w:type="dxa"/>
              <w:left w:w="120" w:type="dxa"/>
              <w:bottom w:w="80" w:type="dxa"/>
              <w:right w:w="120" w:type="dxa"/>
            </w:tcMar>
          </w:tcPr>
          <w:p w14:paraId="300408B1" w14:textId="50F00740" w:rsidR="00D4439A" w:rsidRDefault="00000000">
            <w:r>
              <w:rPr>
                <w:color w:val="000000"/>
                <w:sz w:val="18"/>
                <w:szCs w:val="18"/>
              </w:rPr>
              <w:t>Capture contractors priced out of Buildertrend ($499+/</w:t>
            </w:r>
            <w:r w:rsidR="00975F0E">
              <w:rPr>
                <w:color w:val="000000"/>
                <w:sz w:val="18"/>
                <w:szCs w:val="18"/>
              </w:rPr>
              <w:t>month</w:t>
            </w:r>
            <w:r>
              <w:rPr>
                <w:color w:val="000000"/>
                <w:sz w:val="18"/>
                <w:szCs w:val="18"/>
              </w:rPr>
              <w:t>) with a full-featured $99–299</w:t>
            </w:r>
            <w:r w:rsidR="00692431">
              <w:rPr>
                <w:color w:val="000000"/>
                <w:sz w:val="18"/>
                <w:szCs w:val="18"/>
              </w:rPr>
              <w:t xml:space="preserve">/month </w:t>
            </w:r>
            <w:r>
              <w:rPr>
                <w:color w:val="000000"/>
                <w:sz w:val="18"/>
                <w:szCs w:val="18"/>
              </w:rPr>
              <w:t>offering. Buildertrend's continued price increases create a growing exodus of small contractors.</w:t>
            </w:r>
          </w:p>
        </w:tc>
        <w:tc>
          <w:tcPr>
            <w:tcW w:w="2000" w:type="dxa"/>
            <w:shd w:val="clear" w:color="auto" w:fill="D5E8F0"/>
            <w:tcMar>
              <w:top w:w="80" w:type="dxa"/>
              <w:left w:w="120" w:type="dxa"/>
              <w:bottom w:w="80" w:type="dxa"/>
              <w:right w:w="120" w:type="dxa"/>
            </w:tcMar>
          </w:tcPr>
          <w:p w14:paraId="25CE3F73" w14:textId="77777777" w:rsidR="00D4439A" w:rsidRDefault="00000000">
            <w:r>
              <w:rPr>
                <w:color w:val="000000"/>
                <w:sz w:val="18"/>
                <w:szCs w:val="18"/>
              </w:rPr>
              <w:t>$40–70M addressable revenue in this price band</w:t>
            </w:r>
          </w:p>
        </w:tc>
        <w:tc>
          <w:tcPr>
            <w:tcW w:w="2000" w:type="dxa"/>
            <w:shd w:val="clear" w:color="auto" w:fill="D5E8F0"/>
            <w:tcMar>
              <w:top w:w="80" w:type="dxa"/>
              <w:left w:w="120" w:type="dxa"/>
              <w:bottom w:w="80" w:type="dxa"/>
              <w:right w:w="120" w:type="dxa"/>
            </w:tcMar>
          </w:tcPr>
          <w:p w14:paraId="7464EDC0" w14:textId="77777777" w:rsidR="00D4439A" w:rsidRDefault="00000000">
            <w:r>
              <w:rPr>
                <w:color w:val="000000"/>
                <w:sz w:val="18"/>
                <w:szCs w:val="18"/>
              </w:rPr>
              <w:t>0–24 months</w:t>
            </w:r>
          </w:p>
        </w:tc>
      </w:tr>
      <w:tr w:rsidR="00D4439A" w14:paraId="5EBD0F50" w14:textId="77777777" w:rsidTr="002F5703">
        <w:tc>
          <w:tcPr>
            <w:tcW w:w="400" w:type="dxa"/>
            <w:tcMar>
              <w:top w:w="80" w:type="dxa"/>
              <w:left w:w="120" w:type="dxa"/>
              <w:bottom w:w="80" w:type="dxa"/>
              <w:right w:w="120" w:type="dxa"/>
            </w:tcMar>
          </w:tcPr>
          <w:p w14:paraId="62A86CDB" w14:textId="77777777" w:rsidR="00D4439A" w:rsidRDefault="00000000">
            <w:r>
              <w:rPr>
                <w:color w:val="000000"/>
                <w:sz w:val="18"/>
                <w:szCs w:val="18"/>
              </w:rPr>
              <w:t>O2</w:t>
            </w:r>
          </w:p>
        </w:tc>
        <w:tc>
          <w:tcPr>
            <w:tcW w:w="1900" w:type="dxa"/>
            <w:tcMar>
              <w:top w:w="80" w:type="dxa"/>
              <w:left w:w="120" w:type="dxa"/>
              <w:bottom w:w="80" w:type="dxa"/>
              <w:right w:w="120" w:type="dxa"/>
            </w:tcMar>
          </w:tcPr>
          <w:p w14:paraId="7264F927" w14:textId="77777777" w:rsidR="00D4439A" w:rsidRDefault="00000000">
            <w:r>
              <w:rPr>
                <w:b/>
                <w:bCs/>
                <w:color w:val="000000"/>
                <w:sz w:val="18"/>
                <w:szCs w:val="18"/>
              </w:rPr>
              <w:t>CoConstruct Migration Wave</w:t>
            </w:r>
          </w:p>
        </w:tc>
        <w:tc>
          <w:tcPr>
            <w:tcW w:w="3060" w:type="dxa"/>
            <w:tcMar>
              <w:top w:w="80" w:type="dxa"/>
              <w:left w:w="120" w:type="dxa"/>
              <w:bottom w:w="80" w:type="dxa"/>
              <w:right w:w="120" w:type="dxa"/>
            </w:tcMar>
          </w:tcPr>
          <w:p w14:paraId="26B74714" w14:textId="77777777" w:rsidR="00D4439A" w:rsidRDefault="00000000">
            <w:r>
              <w:rPr>
                <w:color w:val="000000"/>
                <w:sz w:val="18"/>
                <w:szCs w:val="18"/>
              </w:rPr>
              <w:t>Actively target CoConstruct's estimated 10,000+ remaining customers facing forced migration to Buildertrend. This is a time-limited, high-intent cohort with active switching anxiety.</w:t>
            </w:r>
          </w:p>
        </w:tc>
        <w:tc>
          <w:tcPr>
            <w:tcW w:w="2000" w:type="dxa"/>
            <w:tcMar>
              <w:top w:w="80" w:type="dxa"/>
              <w:left w:w="120" w:type="dxa"/>
              <w:bottom w:w="80" w:type="dxa"/>
              <w:right w:w="120" w:type="dxa"/>
            </w:tcMar>
          </w:tcPr>
          <w:p w14:paraId="602E921F" w14:textId="53C47AC1" w:rsidR="00D4439A" w:rsidRDefault="00000000">
            <w:r>
              <w:rPr>
                <w:color w:val="000000"/>
                <w:sz w:val="18"/>
                <w:szCs w:val="18"/>
              </w:rPr>
              <w:t>5,000–10,000 potential customers @ $150–300</w:t>
            </w:r>
            <w:r w:rsidR="00692431">
              <w:rPr>
                <w:color w:val="000000"/>
                <w:sz w:val="18"/>
                <w:szCs w:val="18"/>
              </w:rPr>
              <w:t xml:space="preserve">/month </w:t>
            </w:r>
            <w:r>
              <w:rPr>
                <w:color w:val="000000"/>
                <w:sz w:val="18"/>
                <w:szCs w:val="18"/>
              </w:rPr>
              <w:t>= $9–36M ARR</w:t>
            </w:r>
          </w:p>
        </w:tc>
        <w:tc>
          <w:tcPr>
            <w:tcW w:w="2000" w:type="dxa"/>
            <w:tcMar>
              <w:top w:w="80" w:type="dxa"/>
              <w:left w:w="120" w:type="dxa"/>
              <w:bottom w:w="80" w:type="dxa"/>
              <w:right w:w="120" w:type="dxa"/>
            </w:tcMar>
          </w:tcPr>
          <w:p w14:paraId="75A89084" w14:textId="77777777" w:rsidR="00D4439A" w:rsidRDefault="00000000">
            <w:r>
              <w:rPr>
                <w:b/>
                <w:bCs/>
                <w:color w:val="9C0006"/>
                <w:sz w:val="18"/>
                <w:szCs w:val="18"/>
              </w:rPr>
              <w:t>0–18 months (TIME-SENSITIVE)</w:t>
            </w:r>
          </w:p>
        </w:tc>
      </w:tr>
      <w:tr w:rsidR="00D4439A" w14:paraId="098894D6" w14:textId="77777777" w:rsidTr="002F5703">
        <w:tc>
          <w:tcPr>
            <w:tcW w:w="400" w:type="dxa"/>
            <w:shd w:val="clear" w:color="auto" w:fill="F2F2F2"/>
            <w:tcMar>
              <w:top w:w="80" w:type="dxa"/>
              <w:left w:w="120" w:type="dxa"/>
              <w:bottom w:w="80" w:type="dxa"/>
              <w:right w:w="120" w:type="dxa"/>
            </w:tcMar>
          </w:tcPr>
          <w:p w14:paraId="1601578B" w14:textId="77777777" w:rsidR="00D4439A" w:rsidRDefault="00000000">
            <w:r>
              <w:rPr>
                <w:color w:val="000000"/>
                <w:sz w:val="18"/>
                <w:szCs w:val="18"/>
              </w:rPr>
              <w:t>O3</w:t>
            </w:r>
          </w:p>
        </w:tc>
        <w:tc>
          <w:tcPr>
            <w:tcW w:w="1900" w:type="dxa"/>
            <w:shd w:val="clear" w:color="auto" w:fill="F2F2F2"/>
            <w:tcMar>
              <w:top w:w="80" w:type="dxa"/>
              <w:left w:w="120" w:type="dxa"/>
              <w:bottom w:w="80" w:type="dxa"/>
              <w:right w:w="120" w:type="dxa"/>
            </w:tcMar>
          </w:tcPr>
          <w:p w14:paraId="4C881D0D" w14:textId="77777777" w:rsidR="00D4439A" w:rsidRDefault="00000000">
            <w:r>
              <w:rPr>
                <w:b/>
                <w:bCs/>
                <w:color w:val="000000"/>
                <w:sz w:val="18"/>
                <w:szCs w:val="18"/>
              </w:rPr>
              <w:t>AI-Assisted Estimating (SME)</w:t>
            </w:r>
          </w:p>
        </w:tc>
        <w:tc>
          <w:tcPr>
            <w:tcW w:w="3060" w:type="dxa"/>
            <w:shd w:val="clear" w:color="auto" w:fill="F2F2F2"/>
            <w:tcMar>
              <w:top w:w="80" w:type="dxa"/>
              <w:left w:w="120" w:type="dxa"/>
              <w:bottom w:w="80" w:type="dxa"/>
              <w:right w:w="120" w:type="dxa"/>
            </w:tcMar>
          </w:tcPr>
          <w:p w14:paraId="1CCF6659" w14:textId="09DD072F" w:rsidR="00D4439A" w:rsidRDefault="00000000">
            <w:r>
              <w:rPr>
                <w:color w:val="000000"/>
                <w:sz w:val="18"/>
                <w:szCs w:val="18"/>
              </w:rPr>
              <w:t>First-mover to offer AI estimating in the sub-$300</w:t>
            </w:r>
            <w:r w:rsidR="00692431">
              <w:rPr>
                <w:color w:val="000000"/>
                <w:sz w:val="18"/>
                <w:szCs w:val="18"/>
              </w:rPr>
              <w:t xml:space="preserve">/month </w:t>
            </w:r>
            <w:r>
              <w:rPr>
                <w:color w:val="000000"/>
                <w:sz w:val="18"/>
                <w:szCs w:val="18"/>
              </w:rPr>
              <w:t>tier. Only 1.5% of contractors have AI across multiple processes; massive unmet demand; brand-defining feature opportunity.</w:t>
            </w:r>
          </w:p>
        </w:tc>
        <w:tc>
          <w:tcPr>
            <w:tcW w:w="2000" w:type="dxa"/>
            <w:shd w:val="clear" w:color="auto" w:fill="F2F2F2"/>
            <w:tcMar>
              <w:top w:w="80" w:type="dxa"/>
              <w:left w:w="120" w:type="dxa"/>
              <w:bottom w:w="80" w:type="dxa"/>
              <w:right w:w="120" w:type="dxa"/>
            </w:tcMar>
          </w:tcPr>
          <w:p w14:paraId="5B962A04" w14:textId="77777777" w:rsidR="00D4439A" w:rsidRDefault="00000000">
            <w:r>
              <w:rPr>
                <w:color w:val="000000"/>
                <w:sz w:val="18"/>
                <w:szCs w:val="18"/>
              </w:rPr>
              <w:t>Potential to double trial-to-conversion rate; significant brand halo effect</w:t>
            </w:r>
          </w:p>
        </w:tc>
        <w:tc>
          <w:tcPr>
            <w:tcW w:w="2000" w:type="dxa"/>
            <w:shd w:val="clear" w:color="auto" w:fill="F2F2F2"/>
            <w:tcMar>
              <w:top w:w="80" w:type="dxa"/>
              <w:left w:w="120" w:type="dxa"/>
              <w:bottom w:w="80" w:type="dxa"/>
              <w:right w:w="120" w:type="dxa"/>
            </w:tcMar>
          </w:tcPr>
          <w:p w14:paraId="2AD6B272" w14:textId="77777777" w:rsidR="00D4439A" w:rsidRDefault="00000000">
            <w:r>
              <w:rPr>
                <w:color w:val="000000"/>
                <w:sz w:val="18"/>
                <w:szCs w:val="18"/>
              </w:rPr>
              <w:t>6–18 months</w:t>
            </w:r>
          </w:p>
        </w:tc>
      </w:tr>
      <w:tr w:rsidR="00D4439A" w14:paraId="23AB867B" w14:textId="77777777" w:rsidTr="002F5703">
        <w:tc>
          <w:tcPr>
            <w:tcW w:w="400" w:type="dxa"/>
            <w:tcMar>
              <w:top w:w="80" w:type="dxa"/>
              <w:left w:w="120" w:type="dxa"/>
              <w:bottom w:w="80" w:type="dxa"/>
              <w:right w:w="120" w:type="dxa"/>
            </w:tcMar>
          </w:tcPr>
          <w:p w14:paraId="57C28BEA" w14:textId="77777777" w:rsidR="00D4439A" w:rsidRDefault="00000000">
            <w:r>
              <w:rPr>
                <w:color w:val="000000"/>
                <w:sz w:val="18"/>
                <w:szCs w:val="18"/>
              </w:rPr>
              <w:t>O4</w:t>
            </w:r>
          </w:p>
        </w:tc>
        <w:tc>
          <w:tcPr>
            <w:tcW w:w="1900" w:type="dxa"/>
            <w:tcMar>
              <w:top w:w="80" w:type="dxa"/>
              <w:left w:w="120" w:type="dxa"/>
              <w:bottom w:w="80" w:type="dxa"/>
              <w:right w:w="120" w:type="dxa"/>
            </w:tcMar>
          </w:tcPr>
          <w:p w14:paraId="5D7E765C" w14:textId="77777777" w:rsidR="00D4439A" w:rsidRDefault="00000000">
            <w:r>
              <w:rPr>
                <w:b/>
                <w:bCs/>
                <w:color w:val="000000"/>
                <w:sz w:val="18"/>
                <w:szCs w:val="18"/>
              </w:rPr>
              <w:t>Renovation Workflow Depth</w:t>
            </w:r>
          </w:p>
        </w:tc>
        <w:tc>
          <w:tcPr>
            <w:tcW w:w="3060" w:type="dxa"/>
            <w:tcMar>
              <w:top w:w="80" w:type="dxa"/>
              <w:left w:w="120" w:type="dxa"/>
              <w:bottom w:w="80" w:type="dxa"/>
              <w:right w:w="120" w:type="dxa"/>
            </w:tcMar>
          </w:tcPr>
          <w:p w14:paraId="578F85E8" w14:textId="77777777" w:rsidR="00D4439A" w:rsidRDefault="00000000">
            <w:r>
              <w:rPr>
                <w:color w:val="000000"/>
                <w:sz w:val="18"/>
                <w:szCs w:val="18"/>
              </w:rPr>
              <w:t>Purpose-build for renovation phases: permits, existing conditions, homeowner portals, phased billing. No tool is deeply optimized for renovation vs. new construction.</w:t>
            </w:r>
          </w:p>
        </w:tc>
        <w:tc>
          <w:tcPr>
            <w:tcW w:w="2000" w:type="dxa"/>
            <w:tcMar>
              <w:top w:w="80" w:type="dxa"/>
              <w:left w:w="120" w:type="dxa"/>
              <w:bottom w:w="80" w:type="dxa"/>
              <w:right w:w="120" w:type="dxa"/>
            </w:tcMar>
          </w:tcPr>
          <w:p w14:paraId="3810F0FF" w14:textId="77777777" w:rsidR="00D4439A" w:rsidRDefault="00000000">
            <w:r>
              <w:rPr>
                <w:color w:val="000000"/>
                <w:sz w:val="18"/>
                <w:szCs w:val="18"/>
              </w:rPr>
              <w:t>Renovation/remodel US SOM: ~$80–120M</w:t>
            </w:r>
          </w:p>
        </w:tc>
        <w:tc>
          <w:tcPr>
            <w:tcW w:w="2000" w:type="dxa"/>
            <w:tcMar>
              <w:top w:w="80" w:type="dxa"/>
              <w:left w:w="120" w:type="dxa"/>
              <w:bottom w:w="80" w:type="dxa"/>
              <w:right w:w="120" w:type="dxa"/>
            </w:tcMar>
          </w:tcPr>
          <w:p w14:paraId="7CFA26B2" w14:textId="77777777" w:rsidR="00D4439A" w:rsidRDefault="00000000">
            <w:r>
              <w:rPr>
                <w:color w:val="000000"/>
                <w:sz w:val="18"/>
                <w:szCs w:val="18"/>
              </w:rPr>
              <w:t>12–36 months</w:t>
            </w:r>
          </w:p>
        </w:tc>
      </w:tr>
      <w:tr w:rsidR="00D4439A" w14:paraId="4F1945AE" w14:textId="77777777" w:rsidTr="002F5703">
        <w:tc>
          <w:tcPr>
            <w:tcW w:w="400" w:type="dxa"/>
            <w:shd w:val="clear" w:color="auto" w:fill="F2F2F2"/>
            <w:tcMar>
              <w:top w:w="80" w:type="dxa"/>
              <w:left w:w="120" w:type="dxa"/>
              <w:bottom w:w="80" w:type="dxa"/>
              <w:right w:w="120" w:type="dxa"/>
            </w:tcMar>
          </w:tcPr>
          <w:p w14:paraId="0652F46E" w14:textId="77777777" w:rsidR="00D4439A" w:rsidRDefault="00000000">
            <w:r>
              <w:rPr>
                <w:color w:val="000000"/>
                <w:sz w:val="18"/>
                <w:szCs w:val="18"/>
              </w:rPr>
              <w:t>O5</w:t>
            </w:r>
          </w:p>
        </w:tc>
        <w:tc>
          <w:tcPr>
            <w:tcW w:w="1900" w:type="dxa"/>
            <w:shd w:val="clear" w:color="auto" w:fill="F2F2F2"/>
            <w:tcMar>
              <w:top w:w="80" w:type="dxa"/>
              <w:left w:w="120" w:type="dxa"/>
              <w:bottom w:w="80" w:type="dxa"/>
              <w:right w:w="120" w:type="dxa"/>
            </w:tcMar>
          </w:tcPr>
          <w:p w14:paraId="3777C7F9" w14:textId="77777777" w:rsidR="00D4439A" w:rsidRDefault="00000000">
            <w:r>
              <w:rPr>
                <w:b/>
                <w:bCs/>
                <w:color w:val="000000"/>
                <w:sz w:val="18"/>
                <w:szCs w:val="18"/>
              </w:rPr>
              <w:t>QuickBooks Integration Excellence</w:t>
            </w:r>
          </w:p>
        </w:tc>
        <w:tc>
          <w:tcPr>
            <w:tcW w:w="3060" w:type="dxa"/>
            <w:shd w:val="clear" w:color="auto" w:fill="F2F2F2"/>
            <w:tcMar>
              <w:top w:w="80" w:type="dxa"/>
              <w:left w:w="120" w:type="dxa"/>
              <w:bottom w:w="80" w:type="dxa"/>
              <w:right w:w="120" w:type="dxa"/>
            </w:tcMar>
          </w:tcPr>
          <w:p w14:paraId="093F7526" w14:textId="77777777" w:rsidR="00D4439A" w:rsidRDefault="00000000">
            <w:r>
              <w:rPr>
                <w:color w:val="000000"/>
                <w:sz w:val="18"/>
                <w:szCs w:val="18"/>
              </w:rPr>
              <w:t>Own "best-in-class QB sync" as a marketing claim, backed by deep technical integration certified through Intuit partner program.</w:t>
            </w:r>
          </w:p>
        </w:tc>
        <w:tc>
          <w:tcPr>
            <w:tcW w:w="2000" w:type="dxa"/>
            <w:shd w:val="clear" w:color="auto" w:fill="F2F2F2"/>
            <w:tcMar>
              <w:top w:w="80" w:type="dxa"/>
              <w:left w:w="120" w:type="dxa"/>
              <w:bottom w:w="80" w:type="dxa"/>
              <w:right w:w="120" w:type="dxa"/>
            </w:tcMar>
          </w:tcPr>
          <w:p w14:paraId="627DF68A" w14:textId="77777777" w:rsidR="00D4439A" w:rsidRDefault="00000000">
            <w:r>
              <w:rPr>
                <w:color w:val="000000"/>
                <w:sz w:val="18"/>
                <w:szCs w:val="18"/>
              </w:rPr>
              <w:t>Estimated 15–25% improvement in 12-month retention</w:t>
            </w:r>
          </w:p>
        </w:tc>
        <w:tc>
          <w:tcPr>
            <w:tcW w:w="2000" w:type="dxa"/>
            <w:shd w:val="clear" w:color="auto" w:fill="F2F2F2"/>
            <w:tcMar>
              <w:top w:w="80" w:type="dxa"/>
              <w:left w:w="120" w:type="dxa"/>
              <w:bottom w:w="80" w:type="dxa"/>
              <w:right w:w="120" w:type="dxa"/>
            </w:tcMar>
          </w:tcPr>
          <w:p w14:paraId="1567EDC4" w14:textId="77777777" w:rsidR="00D4439A" w:rsidRDefault="00000000">
            <w:r>
              <w:rPr>
                <w:color w:val="000000"/>
                <w:sz w:val="18"/>
                <w:szCs w:val="18"/>
              </w:rPr>
              <w:t>0–12 months</w:t>
            </w:r>
          </w:p>
        </w:tc>
      </w:tr>
    </w:tbl>
    <w:p w14:paraId="1792F702" w14:textId="77777777" w:rsidR="00D4439A" w:rsidRDefault="00D4439A">
      <w:pPr>
        <w:spacing w:after="80"/>
      </w:pPr>
    </w:p>
    <w:p w14:paraId="7C1AD68C" w14:textId="77777777" w:rsidR="00D4439A" w:rsidRDefault="00D4439A">
      <w:pPr>
        <w:pBdr>
          <w:bottom w:val="single" w:sz="4" w:space="1" w:color="2E75B6"/>
        </w:pBdr>
        <w:spacing w:before="160" w:after="160"/>
      </w:pPr>
    </w:p>
    <w:p w14:paraId="2CA5BC5C" w14:textId="77777777" w:rsidR="00D4439A" w:rsidRDefault="00000000">
      <w:pPr>
        <w:pStyle w:val="Heading2"/>
      </w:pPr>
      <w:bookmarkStart w:id="25" w:name="_Toc233477307"/>
      <w:r>
        <w:t>6.2  Top 5 Threats</w:t>
      </w:r>
      <w:bookmarkEnd w:id="25"/>
    </w:p>
    <w:p w14:paraId="6D37E6DE"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2076"/>
        <w:gridCol w:w="2907"/>
        <w:gridCol w:w="1140"/>
        <w:gridCol w:w="1096"/>
        <w:gridCol w:w="1689"/>
      </w:tblGrid>
      <w:tr w:rsidR="00D4439A" w14:paraId="2F65F9BC" w14:textId="77777777" w:rsidTr="002F5703">
        <w:tc>
          <w:tcPr>
            <w:tcW w:w="400" w:type="dxa"/>
            <w:shd w:val="clear" w:color="auto" w:fill="2E75B6"/>
            <w:tcMar>
              <w:top w:w="80" w:type="dxa"/>
              <w:left w:w="120" w:type="dxa"/>
              <w:bottom w:w="80" w:type="dxa"/>
              <w:right w:w="120" w:type="dxa"/>
            </w:tcMar>
          </w:tcPr>
          <w:p w14:paraId="14A0BD80" w14:textId="77777777" w:rsidR="00D4439A" w:rsidRDefault="00000000">
            <w:r>
              <w:rPr>
                <w:b/>
                <w:bCs/>
                <w:color w:val="FFFFFF"/>
                <w:sz w:val="18"/>
                <w:szCs w:val="18"/>
              </w:rPr>
              <w:t>#</w:t>
            </w:r>
          </w:p>
        </w:tc>
        <w:tc>
          <w:tcPr>
            <w:tcW w:w="2100" w:type="dxa"/>
            <w:shd w:val="clear" w:color="auto" w:fill="2E75B6"/>
            <w:tcMar>
              <w:top w:w="80" w:type="dxa"/>
              <w:left w:w="120" w:type="dxa"/>
              <w:bottom w:w="80" w:type="dxa"/>
              <w:right w:w="120" w:type="dxa"/>
            </w:tcMar>
          </w:tcPr>
          <w:p w14:paraId="75928BDF" w14:textId="77777777" w:rsidR="00D4439A" w:rsidRDefault="00000000">
            <w:r>
              <w:rPr>
                <w:b/>
                <w:bCs/>
                <w:color w:val="FFFFFF"/>
                <w:sz w:val="18"/>
                <w:szCs w:val="18"/>
              </w:rPr>
              <w:t>Threat</w:t>
            </w:r>
          </w:p>
        </w:tc>
        <w:tc>
          <w:tcPr>
            <w:tcW w:w="2960" w:type="dxa"/>
            <w:shd w:val="clear" w:color="auto" w:fill="2E75B6"/>
            <w:tcMar>
              <w:top w:w="80" w:type="dxa"/>
              <w:left w:w="120" w:type="dxa"/>
              <w:bottom w:w="80" w:type="dxa"/>
              <w:right w:w="120" w:type="dxa"/>
            </w:tcMar>
          </w:tcPr>
          <w:p w14:paraId="120CE8F2" w14:textId="77777777" w:rsidR="00D4439A" w:rsidRDefault="00000000">
            <w:r>
              <w:rPr>
                <w:b/>
                <w:bCs/>
                <w:color w:val="FFFFFF"/>
                <w:sz w:val="18"/>
                <w:szCs w:val="18"/>
              </w:rPr>
              <w:t>Description</w:t>
            </w:r>
          </w:p>
        </w:tc>
        <w:tc>
          <w:tcPr>
            <w:tcW w:w="1100" w:type="dxa"/>
            <w:shd w:val="clear" w:color="auto" w:fill="2E75B6"/>
            <w:tcMar>
              <w:top w:w="80" w:type="dxa"/>
              <w:left w:w="120" w:type="dxa"/>
              <w:bottom w:w="80" w:type="dxa"/>
              <w:right w:w="120" w:type="dxa"/>
            </w:tcMar>
          </w:tcPr>
          <w:p w14:paraId="14513401" w14:textId="77777777" w:rsidR="00D4439A" w:rsidRDefault="00000000">
            <w:r>
              <w:rPr>
                <w:b/>
                <w:bCs/>
                <w:color w:val="FFFFFF"/>
                <w:sz w:val="18"/>
                <w:szCs w:val="18"/>
              </w:rPr>
              <w:t>Likelihood</w:t>
            </w:r>
          </w:p>
        </w:tc>
        <w:tc>
          <w:tcPr>
            <w:tcW w:w="1100" w:type="dxa"/>
            <w:shd w:val="clear" w:color="auto" w:fill="2E75B6"/>
            <w:tcMar>
              <w:top w:w="80" w:type="dxa"/>
              <w:left w:w="120" w:type="dxa"/>
              <w:bottom w:w="80" w:type="dxa"/>
              <w:right w:w="120" w:type="dxa"/>
            </w:tcMar>
          </w:tcPr>
          <w:p w14:paraId="0A44C4A9" w14:textId="77777777" w:rsidR="00D4439A" w:rsidRDefault="00000000">
            <w:r>
              <w:rPr>
                <w:b/>
                <w:bCs/>
                <w:color w:val="FFFFFF"/>
                <w:sz w:val="18"/>
                <w:szCs w:val="18"/>
              </w:rPr>
              <w:t>Severity</w:t>
            </w:r>
          </w:p>
        </w:tc>
        <w:tc>
          <w:tcPr>
            <w:tcW w:w="1700" w:type="dxa"/>
            <w:shd w:val="clear" w:color="auto" w:fill="2E75B6"/>
            <w:tcMar>
              <w:top w:w="80" w:type="dxa"/>
              <w:left w:w="120" w:type="dxa"/>
              <w:bottom w:w="80" w:type="dxa"/>
              <w:right w:w="120" w:type="dxa"/>
            </w:tcMar>
          </w:tcPr>
          <w:p w14:paraId="0B394703" w14:textId="77777777" w:rsidR="00D4439A" w:rsidRDefault="00000000">
            <w:r>
              <w:rPr>
                <w:b/>
                <w:bCs/>
                <w:color w:val="FFFFFF"/>
                <w:sz w:val="18"/>
                <w:szCs w:val="18"/>
              </w:rPr>
              <w:t>Mitigation</w:t>
            </w:r>
          </w:p>
        </w:tc>
      </w:tr>
      <w:tr w:rsidR="00D4439A" w14:paraId="37470CA8" w14:textId="77777777" w:rsidTr="002F5703">
        <w:tc>
          <w:tcPr>
            <w:tcW w:w="400" w:type="dxa"/>
            <w:shd w:val="clear" w:color="auto" w:fill="FFCCCC"/>
            <w:tcMar>
              <w:top w:w="80" w:type="dxa"/>
              <w:left w:w="120" w:type="dxa"/>
              <w:bottom w:w="80" w:type="dxa"/>
              <w:right w:w="120" w:type="dxa"/>
            </w:tcMar>
          </w:tcPr>
          <w:p w14:paraId="762A6B40" w14:textId="77777777" w:rsidR="00D4439A" w:rsidRDefault="00000000">
            <w:r>
              <w:rPr>
                <w:color w:val="000000"/>
                <w:sz w:val="18"/>
                <w:szCs w:val="18"/>
              </w:rPr>
              <w:t>T1</w:t>
            </w:r>
          </w:p>
        </w:tc>
        <w:tc>
          <w:tcPr>
            <w:tcW w:w="2100" w:type="dxa"/>
            <w:shd w:val="clear" w:color="auto" w:fill="FFCCCC"/>
            <w:tcMar>
              <w:top w:w="80" w:type="dxa"/>
              <w:left w:w="120" w:type="dxa"/>
              <w:bottom w:w="80" w:type="dxa"/>
              <w:right w:w="120" w:type="dxa"/>
            </w:tcMar>
          </w:tcPr>
          <w:p w14:paraId="54615ACE" w14:textId="77777777" w:rsidR="00D4439A" w:rsidRDefault="00000000">
            <w:r>
              <w:rPr>
                <w:b/>
                <w:bCs/>
                <w:color w:val="000000"/>
                <w:sz w:val="18"/>
                <w:szCs w:val="18"/>
              </w:rPr>
              <w:t>JobTread Consolidates SME Market</w:t>
            </w:r>
          </w:p>
        </w:tc>
        <w:tc>
          <w:tcPr>
            <w:tcW w:w="2960" w:type="dxa"/>
            <w:shd w:val="clear" w:color="auto" w:fill="FFCCCC"/>
            <w:tcMar>
              <w:top w:w="80" w:type="dxa"/>
              <w:left w:w="120" w:type="dxa"/>
              <w:bottom w:w="80" w:type="dxa"/>
              <w:right w:w="120" w:type="dxa"/>
            </w:tcMar>
          </w:tcPr>
          <w:p w14:paraId="35E561AF" w14:textId="77777777" w:rsidR="00D4439A" w:rsidRDefault="00000000">
            <w:r>
              <w:rPr>
                <w:color w:val="000000"/>
                <w:sz w:val="18"/>
                <w:szCs w:val="18"/>
              </w:rPr>
              <w:t>JobTread is growing at an extraordinary rate and is well-positioned. If BSP delays, JobTread may own the CoConstruct migration cohort before BSP can reach them.</w:t>
            </w:r>
          </w:p>
        </w:tc>
        <w:tc>
          <w:tcPr>
            <w:tcW w:w="1100" w:type="dxa"/>
            <w:shd w:val="clear" w:color="auto" w:fill="FFCCCC"/>
            <w:tcMar>
              <w:top w:w="80" w:type="dxa"/>
              <w:left w:w="120" w:type="dxa"/>
              <w:bottom w:w="80" w:type="dxa"/>
              <w:right w:w="120" w:type="dxa"/>
            </w:tcMar>
          </w:tcPr>
          <w:p w14:paraId="3BE1500A" w14:textId="77777777" w:rsidR="00D4439A" w:rsidRDefault="00000000">
            <w:r>
              <w:rPr>
                <w:b/>
                <w:bCs/>
                <w:color w:val="9C0006"/>
                <w:sz w:val="18"/>
                <w:szCs w:val="18"/>
              </w:rPr>
              <w:t>HIGH</w:t>
            </w:r>
          </w:p>
        </w:tc>
        <w:tc>
          <w:tcPr>
            <w:tcW w:w="1100" w:type="dxa"/>
            <w:shd w:val="clear" w:color="auto" w:fill="FFCCCC"/>
            <w:tcMar>
              <w:top w:w="80" w:type="dxa"/>
              <w:left w:w="120" w:type="dxa"/>
              <w:bottom w:w="80" w:type="dxa"/>
              <w:right w:w="120" w:type="dxa"/>
            </w:tcMar>
          </w:tcPr>
          <w:p w14:paraId="4DC864D3" w14:textId="77777777" w:rsidR="00D4439A" w:rsidRDefault="00000000">
            <w:r>
              <w:rPr>
                <w:b/>
                <w:bCs/>
                <w:color w:val="9C0006"/>
                <w:sz w:val="18"/>
                <w:szCs w:val="18"/>
              </w:rPr>
              <w:t>HIGH</w:t>
            </w:r>
          </w:p>
        </w:tc>
        <w:tc>
          <w:tcPr>
            <w:tcW w:w="1700" w:type="dxa"/>
            <w:shd w:val="clear" w:color="auto" w:fill="FFCCCC"/>
            <w:tcMar>
              <w:top w:w="80" w:type="dxa"/>
              <w:left w:w="120" w:type="dxa"/>
              <w:bottom w:w="80" w:type="dxa"/>
              <w:right w:w="120" w:type="dxa"/>
            </w:tcMar>
          </w:tcPr>
          <w:p w14:paraId="1BD0E0A6" w14:textId="77777777" w:rsidR="00D4439A" w:rsidRDefault="00000000">
            <w:r>
              <w:rPr>
                <w:color w:val="000000"/>
                <w:sz w:val="18"/>
                <w:szCs w:val="18"/>
              </w:rPr>
              <w:t>Speed to market; renovation niche differentiation; geographic focus on Sun Belt</w:t>
            </w:r>
          </w:p>
        </w:tc>
      </w:tr>
      <w:tr w:rsidR="00D4439A" w14:paraId="7A97A82A" w14:textId="77777777" w:rsidTr="002F5703">
        <w:tc>
          <w:tcPr>
            <w:tcW w:w="400" w:type="dxa"/>
            <w:tcMar>
              <w:top w:w="80" w:type="dxa"/>
              <w:left w:w="120" w:type="dxa"/>
              <w:bottom w:w="80" w:type="dxa"/>
              <w:right w:w="120" w:type="dxa"/>
            </w:tcMar>
          </w:tcPr>
          <w:p w14:paraId="3BBD6664" w14:textId="77777777" w:rsidR="00D4439A" w:rsidRDefault="00000000">
            <w:r>
              <w:rPr>
                <w:color w:val="000000"/>
                <w:sz w:val="18"/>
                <w:szCs w:val="18"/>
              </w:rPr>
              <w:t>T2</w:t>
            </w:r>
          </w:p>
        </w:tc>
        <w:tc>
          <w:tcPr>
            <w:tcW w:w="2100" w:type="dxa"/>
            <w:tcMar>
              <w:top w:w="80" w:type="dxa"/>
              <w:left w:w="120" w:type="dxa"/>
              <w:bottom w:w="80" w:type="dxa"/>
              <w:right w:w="120" w:type="dxa"/>
            </w:tcMar>
          </w:tcPr>
          <w:p w14:paraId="6C0DF09A" w14:textId="77777777" w:rsidR="00D4439A" w:rsidRDefault="00000000">
            <w:r>
              <w:rPr>
                <w:b/>
                <w:bCs/>
                <w:color w:val="000000"/>
                <w:sz w:val="18"/>
                <w:szCs w:val="18"/>
              </w:rPr>
              <w:t>Buildertrend Drops Price</w:t>
            </w:r>
          </w:p>
        </w:tc>
        <w:tc>
          <w:tcPr>
            <w:tcW w:w="2960" w:type="dxa"/>
            <w:tcMar>
              <w:top w:w="80" w:type="dxa"/>
              <w:left w:w="120" w:type="dxa"/>
              <w:bottom w:w="80" w:type="dxa"/>
              <w:right w:w="120" w:type="dxa"/>
            </w:tcMar>
          </w:tcPr>
          <w:p w14:paraId="6DD441D3" w14:textId="06B8A692" w:rsidR="00D4439A" w:rsidRDefault="00000000">
            <w:r>
              <w:rPr>
                <w:color w:val="000000"/>
                <w:sz w:val="18"/>
                <w:szCs w:val="18"/>
              </w:rPr>
              <w:t>In response to losing small customers, Buildertrend could launch a sub-$200</w:t>
            </w:r>
            <w:r w:rsidR="00692431">
              <w:rPr>
                <w:color w:val="000000"/>
                <w:sz w:val="18"/>
                <w:szCs w:val="18"/>
              </w:rPr>
              <w:t xml:space="preserve">/month </w:t>
            </w:r>
            <w:r>
              <w:rPr>
                <w:color w:val="000000"/>
                <w:sz w:val="18"/>
                <w:szCs w:val="18"/>
              </w:rPr>
              <w:t>tier, eliminating the pricing vacuum BSP plans to occupy.</w:t>
            </w:r>
          </w:p>
        </w:tc>
        <w:tc>
          <w:tcPr>
            <w:tcW w:w="1100" w:type="dxa"/>
            <w:shd w:val="clear" w:color="auto" w:fill="FFF2CC"/>
            <w:tcMar>
              <w:top w:w="80" w:type="dxa"/>
              <w:left w:w="120" w:type="dxa"/>
              <w:bottom w:w="80" w:type="dxa"/>
              <w:right w:w="120" w:type="dxa"/>
            </w:tcMar>
          </w:tcPr>
          <w:p w14:paraId="02EE1B7D" w14:textId="77777777" w:rsidR="00D4439A" w:rsidRDefault="00000000">
            <w:r>
              <w:rPr>
                <w:b/>
                <w:bCs/>
                <w:color w:val="7F6000"/>
                <w:sz w:val="18"/>
                <w:szCs w:val="18"/>
              </w:rPr>
              <w:t>MEDIUM</w:t>
            </w:r>
          </w:p>
        </w:tc>
        <w:tc>
          <w:tcPr>
            <w:tcW w:w="1100" w:type="dxa"/>
            <w:shd w:val="clear" w:color="auto" w:fill="FFCCCC"/>
            <w:tcMar>
              <w:top w:w="80" w:type="dxa"/>
              <w:left w:w="120" w:type="dxa"/>
              <w:bottom w:w="80" w:type="dxa"/>
              <w:right w:w="120" w:type="dxa"/>
            </w:tcMar>
          </w:tcPr>
          <w:p w14:paraId="03A14A2E" w14:textId="77777777" w:rsidR="00D4439A" w:rsidRDefault="00000000">
            <w:r>
              <w:rPr>
                <w:b/>
                <w:bCs/>
                <w:color w:val="9C0006"/>
                <w:sz w:val="18"/>
                <w:szCs w:val="18"/>
              </w:rPr>
              <w:t>HIGH</w:t>
            </w:r>
          </w:p>
        </w:tc>
        <w:tc>
          <w:tcPr>
            <w:tcW w:w="1700" w:type="dxa"/>
            <w:tcMar>
              <w:top w:w="80" w:type="dxa"/>
              <w:left w:w="120" w:type="dxa"/>
              <w:bottom w:w="80" w:type="dxa"/>
              <w:right w:w="120" w:type="dxa"/>
            </w:tcMar>
          </w:tcPr>
          <w:p w14:paraId="5DA769EE" w14:textId="77777777" w:rsidR="00D4439A" w:rsidRDefault="00000000">
            <w:r>
              <w:rPr>
                <w:color w:val="000000"/>
                <w:sz w:val="18"/>
                <w:szCs w:val="18"/>
              </w:rPr>
              <w:t>Build switching cost (integration depth, QB sync, data export) before Buildertrend responds</w:t>
            </w:r>
          </w:p>
        </w:tc>
      </w:tr>
      <w:tr w:rsidR="00D4439A" w14:paraId="2C11371C" w14:textId="77777777" w:rsidTr="002F5703">
        <w:tc>
          <w:tcPr>
            <w:tcW w:w="400" w:type="dxa"/>
            <w:shd w:val="clear" w:color="auto" w:fill="F2F2F2"/>
            <w:tcMar>
              <w:top w:w="80" w:type="dxa"/>
              <w:left w:w="120" w:type="dxa"/>
              <w:bottom w:w="80" w:type="dxa"/>
              <w:right w:w="120" w:type="dxa"/>
            </w:tcMar>
          </w:tcPr>
          <w:p w14:paraId="271B4693" w14:textId="77777777" w:rsidR="00D4439A" w:rsidRDefault="00000000">
            <w:r>
              <w:rPr>
                <w:color w:val="000000"/>
                <w:sz w:val="18"/>
                <w:szCs w:val="18"/>
              </w:rPr>
              <w:t>T3</w:t>
            </w:r>
          </w:p>
        </w:tc>
        <w:tc>
          <w:tcPr>
            <w:tcW w:w="2100" w:type="dxa"/>
            <w:shd w:val="clear" w:color="auto" w:fill="F2F2F2"/>
            <w:tcMar>
              <w:top w:w="80" w:type="dxa"/>
              <w:left w:w="120" w:type="dxa"/>
              <w:bottom w:w="80" w:type="dxa"/>
              <w:right w:w="120" w:type="dxa"/>
            </w:tcMar>
          </w:tcPr>
          <w:p w14:paraId="5C6F3DDB" w14:textId="77777777" w:rsidR="00D4439A" w:rsidRDefault="00000000">
            <w:r>
              <w:rPr>
                <w:color w:val="000000"/>
                <w:sz w:val="18"/>
                <w:szCs w:val="18"/>
              </w:rPr>
              <w:t>Competitor Acquisition by Procore / Autodesk</w:t>
            </w:r>
          </w:p>
        </w:tc>
        <w:tc>
          <w:tcPr>
            <w:tcW w:w="2960" w:type="dxa"/>
            <w:shd w:val="clear" w:color="auto" w:fill="F2F2F2"/>
            <w:tcMar>
              <w:top w:w="80" w:type="dxa"/>
              <w:left w:w="120" w:type="dxa"/>
              <w:bottom w:w="80" w:type="dxa"/>
              <w:right w:w="120" w:type="dxa"/>
            </w:tcMar>
          </w:tcPr>
          <w:p w14:paraId="32A4ED33" w14:textId="77777777" w:rsidR="00D4439A" w:rsidRDefault="00000000">
            <w:r>
              <w:rPr>
                <w:color w:val="000000"/>
                <w:sz w:val="18"/>
                <w:szCs w:val="18"/>
              </w:rPr>
              <w:t>Consolidation could give an incumbent the distribution and budget to eliminate smaller players through acquisition and aggressive bundling.</w:t>
            </w:r>
          </w:p>
        </w:tc>
        <w:tc>
          <w:tcPr>
            <w:tcW w:w="1100" w:type="dxa"/>
            <w:shd w:val="clear" w:color="auto" w:fill="FFF2CC"/>
            <w:tcMar>
              <w:top w:w="80" w:type="dxa"/>
              <w:left w:w="120" w:type="dxa"/>
              <w:bottom w:w="80" w:type="dxa"/>
              <w:right w:w="120" w:type="dxa"/>
            </w:tcMar>
          </w:tcPr>
          <w:p w14:paraId="7C2C93EB" w14:textId="77777777" w:rsidR="00D4439A" w:rsidRDefault="00000000">
            <w:r>
              <w:rPr>
                <w:b/>
                <w:bCs/>
                <w:color w:val="7F6000"/>
                <w:sz w:val="18"/>
                <w:szCs w:val="18"/>
              </w:rPr>
              <w:t>MEDIUM</w:t>
            </w:r>
          </w:p>
        </w:tc>
        <w:tc>
          <w:tcPr>
            <w:tcW w:w="1100" w:type="dxa"/>
            <w:shd w:val="clear" w:color="auto" w:fill="FFF2CC"/>
            <w:tcMar>
              <w:top w:w="80" w:type="dxa"/>
              <w:left w:w="120" w:type="dxa"/>
              <w:bottom w:w="80" w:type="dxa"/>
              <w:right w:w="120" w:type="dxa"/>
            </w:tcMar>
          </w:tcPr>
          <w:p w14:paraId="553388C5" w14:textId="77777777" w:rsidR="00D4439A" w:rsidRDefault="00000000">
            <w:r>
              <w:rPr>
                <w:b/>
                <w:bCs/>
                <w:color w:val="7F6000"/>
                <w:sz w:val="18"/>
                <w:szCs w:val="18"/>
              </w:rPr>
              <w:t>MEDIUM</w:t>
            </w:r>
          </w:p>
        </w:tc>
        <w:tc>
          <w:tcPr>
            <w:tcW w:w="1700" w:type="dxa"/>
            <w:shd w:val="clear" w:color="auto" w:fill="F2F2F2"/>
            <w:tcMar>
              <w:top w:w="80" w:type="dxa"/>
              <w:left w:w="120" w:type="dxa"/>
              <w:bottom w:w="80" w:type="dxa"/>
              <w:right w:w="120" w:type="dxa"/>
            </w:tcMar>
          </w:tcPr>
          <w:p w14:paraId="3512C4B6" w14:textId="77777777" w:rsidR="00D4439A" w:rsidRDefault="00000000">
            <w:r>
              <w:rPr>
                <w:color w:val="000000"/>
                <w:sz w:val="18"/>
                <w:szCs w:val="18"/>
              </w:rPr>
              <w:t>Become an attractive acquisition target or survive in the niche Procore does not serve</w:t>
            </w:r>
          </w:p>
        </w:tc>
      </w:tr>
      <w:tr w:rsidR="00D4439A" w14:paraId="01BE6FE5" w14:textId="77777777" w:rsidTr="002F5703">
        <w:tc>
          <w:tcPr>
            <w:tcW w:w="400" w:type="dxa"/>
            <w:tcMar>
              <w:top w:w="80" w:type="dxa"/>
              <w:left w:w="120" w:type="dxa"/>
              <w:bottom w:w="80" w:type="dxa"/>
              <w:right w:w="120" w:type="dxa"/>
            </w:tcMar>
          </w:tcPr>
          <w:p w14:paraId="2B7C0178" w14:textId="77777777" w:rsidR="00D4439A" w:rsidRDefault="00000000">
            <w:r>
              <w:rPr>
                <w:color w:val="000000"/>
                <w:sz w:val="18"/>
                <w:szCs w:val="18"/>
              </w:rPr>
              <w:t>T4</w:t>
            </w:r>
          </w:p>
        </w:tc>
        <w:tc>
          <w:tcPr>
            <w:tcW w:w="2100" w:type="dxa"/>
            <w:tcMar>
              <w:top w:w="80" w:type="dxa"/>
              <w:left w:w="120" w:type="dxa"/>
              <w:bottom w:w="80" w:type="dxa"/>
              <w:right w:w="120" w:type="dxa"/>
            </w:tcMar>
          </w:tcPr>
          <w:p w14:paraId="4F511955" w14:textId="55122B73" w:rsidR="00D4439A" w:rsidRDefault="002F5703">
            <w:r>
              <w:rPr>
                <w:b/>
                <w:bCs/>
                <w:color w:val="000000"/>
                <w:sz w:val="18"/>
                <w:szCs w:val="18"/>
              </w:rPr>
              <w:t>Macro-Economic Downturn</w:t>
            </w:r>
          </w:p>
        </w:tc>
        <w:tc>
          <w:tcPr>
            <w:tcW w:w="2960" w:type="dxa"/>
            <w:tcMar>
              <w:top w:w="80" w:type="dxa"/>
              <w:left w:w="120" w:type="dxa"/>
              <w:bottom w:w="80" w:type="dxa"/>
              <w:right w:w="120" w:type="dxa"/>
            </w:tcMar>
          </w:tcPr>
          <w:p w14:paraId="7545A951" w14:textId="77777777" w:rsidR="00D4439A" w:rsidRDefault="00000000">
            <w:r>
              <w:rPr>
                <w:color w:val="000000"/>
                <w:sz w:val="18"/>
                <w:szCs w:val="18"/>
              </w:rPr>
              <w:t>Rising interest rates and housing slowdown reduce renovation project volume, compressing the addressable market for SME tools.</w:t>
            </w:r>
          </w:p>
        </w:tc>
        <w:tc>
          <w:tcPr>
            <w:tcW w:w="1100" w:type="dxa"/>
            <w:shd w:val="clear" w:color="auto" w:fill="FFF2CC"/>
            <w:tcMar>
              <w:top w:w="80" w:type="dxa"/>
              <w:left w:w="120" w:type="dxa"/>
              <w:bottom w:w="80" w:type="dxa"/>
              <w:right w:w="120" w:type="dxa"/>
            </w:tcMar>
          </w:tcPr>
          <w:p w14:paraId="0C7D87A8" w14:textId="77777777" w:rsidR="00D4439A" w:rsidRDefault="00000000">
            <w:r>
              <w:rPr>
                <w:b/>
                <w:bCs/>
                <w:color w:val="7F6000"/>
                <w:sz w:val="18"/>
                <w:szCs w:val="18"/>
              </w:rPr>
              <w:t>MEDIUM</w:t>
            </w:r>
          </w:p>
        </w:tc>
        <w:tc>
          <w:tcPr>
            <w:tcW w:w="1100" w:type="dxa"/>
            <w:shd w:val="clear" w:color="auto" w:fill="FFF2CC"/>
            <w:tcMar>
              <w:top w:w="80" w:type="dxa"/>
              <w:left w:w="120" w:type="dxa"/>
              <w:bottom w:w="80" w:type="dxa"/>
              <w:right w:w="120" w:type="dxa"/>
            </w:tcMar>
          </w:tcPr>
          <w:p w14:paraId="46C9FBFE" w14:textId="77777777" w:rsidR="00D4439A" w:rsidRDefault="00000000">
            <w:r>
              <w:rPr>
                <w:b/>
                <w:bCs/>
                <w:color w:val="7F6000"/>
                <w:sz w:val="18"/>
                <w:szCs w:val="18"/>
              </w:rPr>
              <w:t>MEDIUM</w:t>
            </w:r>
          </w:p>
        </w:tc>
        <w:tc>
          <w:tcPr>
            <w:tcW w:w="1700" w:type="dxa"/>
            <w:tcMar>
              <w:top w:w="80" w:type="dxa"/>
              <w:left w:w="120" w:type="dxa"/>
              <w:bottom w:w="80" w:type="dxa"/>
              <w:right w:w="120" w:type="dxa"/>
            </w:tcMar>
          </w:tcPr>
          <w:p w14:paraId="4DD50F72" w14:textId="02A4FBE8" w:rsidR="00D4439A" w:rsidRDefault="00000000">
            <w:r>
              <w:rPr>
                <w:color w:val="000000"/>
                <w:sz w:val="18"/>
                <w:szCs w:val="18"/>
              </w:rPr>
              <w:t xml:space="preserve">Renovation </w:t>
            </w:r>
            <w:r w:rsidR="00692431">
              <w:rPr>
                <w:color w:val="000000"/>
                <w:sz w:val="18"/>
                <w:szCs w:val="18"/>
              </w:rPr>
              <w:t>is more</w:t>
            </w:r>
            <w:r>
              <w:rPr>
                <w:color w:val="000000"/>
                <w:sz w:val="18"/>
                <w:szCs w:val="18"/>
              </w:rPr>
              <w:t xml:space="preserve"> recession-resilient than new construction ("nest-feathering" behavior)</w:t>
            </w:r>
          </w:p>
        </w:tc>
      </w:tr>
      <w:tr w:rsidR="00D4439A" w14:paraId="0BEBF950" w14:textId="77777777" w:rsidTr="002F5703">
        <w:tc>
          <w:tcPr>
            <w:tcW w:w="400" w:type="dxa"/>
            <w:shd w:val="clear" w:color="auto" w:fill="F2F2F2"/>
            <w:tcMar>
              <w:top w:w="80" w:type="dxa"/>
              <w:left w:w="120" w:type="dxa"/>
              <w:bottom w:w="80" w:type="dxa"/>
              <w:right w:w="120" w:type="dxa"/>
            </w:tcMar>
          </w:tcPr>
          <w:p w14:paraId="01D751C0" w14:textId="77777777" w:rsidR="00D4439A" w:rsidRDefault="00000000">
            <w:r>
              <w:rPr>
                <w:color w:val="000000"/>
                <w:sz w:val="18"/>
                <w:szCs w:val="18"/>
              </w:rPr>
              <w:t>T5</w:t>
            </w:r>
          </w:p>
        </w:tc>
        <w:tc>
          <w:tcPr>
            <w:tcW w:w="2100" w:type="dxa"/>
            <w:shd w:val="clear" w:color="auto" w:fill="F2F2F2"/>
            <w:tcMar>
              <w:top w:w="80" w:type="dxa"/>
              <w:left w:w="120" w:type="dxa"/>
              <w:bottom w:w="80" w:type="dxa"/>
              <w:right w:w="120" w:type="dxa"/>
            </w:tcMar>
          </w:tcPr>
          <w:p w14:paraId="3C67F703" w14:textId="77777777" w:rsidR="00D4439A" w:rsidRDefault="00000000">
            <w:r>
              <w:rPr>
                <w:color w:val="000000"/>
                <w:sz w:val="18"/>
                <w:szCs w:val="18"/>
              </w:rPr>
              <w:t>AI-Native Competitors Enter</w:t>
            </w:r>
          </w:p>
        </w:tc>
        <w:tc>
          <w:tcPr>
            <w:tcW w:w="2960" w:type="dxa"/>
            <w:shd w:val="clear" w:color="auto" w:fill="F2F2F2"/>
            <w:tcMar>
              <w:top w:w="80" w:type="dxa"/>
              <w:left w:w="120" w:type="dxa"/>
              <w:bottom w:w="80" w:type="dxa"/>
              <w:right w:w="120" w:type="dxa"/>
            </w:tcMar>
          </w:tcPr>
          <w:p w14:paraId="7B7C0AC5" w14:textId="77777777" w:rsidR="00D4439A" w:rsidRDefault="00000000">
            <w:r>
              <w:rPr>
                <w:color w:val="000000"/>
                <w:sz w:val="18"/>
                <w:szCs w:val="18"/>
              </w:rPr>
              <w:t>Horizontal AI tools or well-funded AI-first construction startups enter the SME space with superior AI and large marketing budgets.</w:t>
            </w:r>
          </w:p>
        </w:tc>
        <w:tc>
          <w:tcPr>
            <w:tcW w:w="1100" w:type="dxa"/>
            <w:shd w:val="clear" w:color="auto" w:fill="FFF2CC"/>
            <w:tcMar>
              <w:top w:w="80" w:type="dxa"/>
              <w:left w:w="120" w:type="dxa"/>
              <w:bottom w:w="80" w:type="dxa"/>
              <w:right w:w="120" w:type="dxa"/>
            </w:tcMar>
          </w:tcPr>
          <w:p w14:paraId="60B61436" w14:textId="77777777" w:rsidR="00D4439A" w:rsidRDefault="00000000">
            <w:r>
              <w:rPr>
                <w:b/>
                <w:bCs/>
                <w:color w:val="7F6000"/>
                <w:sz w:val="18"/>
                <w:szCs w:val="18"/>
              </w:rPr>
              <w:t>MEDIUM</w:t>
            </w:r>
          </w:p>
        </w:tc>
        <w:tc>
          <w:tcPr>
            <w:tcW w:w="1100" w:type="dxa"/>
            <w:shd w:val="clear" w:color="auto" w:fill="FFF2CC"/>
            <w:tcMar>
              <w:top w:w="80" w:type="dxa"/>
              <w:left w:w="120" w:type="dxa"/>
              <w:bottom w:w="80" w:type="dxa"/>
              <w:right w:w="120" w:type="dxa"/>
            </w:tcMar>
          </w:tcPr>
          <w:p w14:paraId="44324424" w14:textId="77777777" w:rsidR="00D4439A" w:rsidRDefault="00000000">
            <w:r>
              <w:rPr>
                <w:b/>
                <w:bCs/>
                <w:color w:val="7F6000"/>
                <w:sz w:val="18"/>
                <w:szCs w:val="18"/>
              </w:rPr>
              <w:t>MEDIUM</w:t>
            </w:r>
          </w:p>
        </w:tc>
        <w:tc>
          <w:tcPr>
            <w:tcW w:w="1700" w:type="dxa"/>
            <w:shd w:val="clear" w:color="auto" w:fill="F2F2F2"/>
            <w:tcMar>
              <w:top w:w="80" w:type="dxa"/>
              <w:left w:w="120" w:type="dxa"/>
              <w:bottom w:w="80" w:type="dxa"/>
              <w:right w:w="120" w:type="dxa"/>
            </w:tcMar>
          </w:tcPr>
          <w:p w14:paraId="576D01D4" w14:textId="77777777" w:rsidR="00D4439A" w:rsidRDefault="00000000">
            <w:r>
              <w:rPr>
                <w:color w:val="000000"/>
                <w:sz w:val="18"/>
                <w:szCs w:val="18"/>
              </w:rPr>
              <w:t>Verticalize deeply; become the AI integration layer for renovation workflows specifically</w:t>
            </w:r>
          </w:p>
        </w:tc>
      </w:tr>
    </w:tbl>
    <w:p w14:paraId="76C816A0" w14:textId="77777777" w:rsidR="00D4439A" w:rsidRDefault="00D4439A">
      <w:pPr>
        <w:spacing w:after="80"/>
      </w:pPr>
    </w:p>
    <w:p w14:paraId="7518EA8A" w14:textId="77777777" w:rsidR="00D4439A" w:rsidRDefault="00D4439A">
      <w:pPr>
        <w:pBdr>
          <w:bottom w:val="single" w:sz="4" w:space="1" w:color="2E75B6"/>
        </w:pBdr>
        <w:spacing w:before="160" w:after="160"/>
      </w:pPr>
    </w:p>
    <w:p w14:paraId="57EA980F" w14:textId="77777777" w:rsidR="00D4439A" w:rsidRDefault="00000000">
      <w:pPr>
        <w:pStyle w:val="Heading2"/>
      </w:pPr>
      <w:bookmarkStart w:id="26" w:name="_Toc233477308"/>
      <w:r>
        <w:t>6.3  PESTEL Analysis Summary</w:t>
      </w:r>
      <w:bookmarkEnd w:id="26"/>
    </w:p>
    <w:p w14:paraId="5DD84EE4"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1"/>
        <w:gridCol w:w="4621"/>
        <w:gridCol w:w="3248"/>
      </w:tblGrid>
      <w:tr w:rsidR="00D4439A" w14:paraId="30C8864E" w14:textId="77777777" w:rsidTr="002F5703">
        <w:tc>
          <w:tcPr>
            <w:tcW w:w="1200" w:type="dxa"/>
            <w:shd w:val="clear" w:color="auto" w:fill="2E75B6"/>
            <w:tcMar>
              <w:top w:w="80" w:type="dxa"/>
              <w:left w:w="120" w:type="dxa"/>
              <w:bottom w:w="80" w:type="dxa"/>
              <w:right w:w="120" w:type="dxa"/>
            </w:tcMar>
          </w:tcPr>
          <w:p w14:paraId="4E5759B1" w14:textId="77777777" w:rsidR="00D4439A" w:rsidRDefault="00000000">
            <w:r>
              <w:rPr>
                <w:b/>
                <w:bCs/>
                <w:color w:val="FFFFFF"/>
                <w:sz w:val="18"/>
                <w:szCs w:val="18"/>
              </w:rPr>
              <w:t>Factor</w:t>
            </w:r>
          </w:p>
        </w:tc>
        <w:tc>
          <w:tcPr>
            <w:tcW w:w="4800" w:type="dxa"/>
            <w:shd w:val="clear" w:color="auto" w:fill="2E75B6"/>
            <w:tcMar>
              <w:top w:w="80" w:type="dxa"/>
              <w:left w:w="120" w:type="dxa"/>
              <w:bottom w:w="80" w:type="dxa"/>
              <w:right w:w="120" w:type="dxa"/>
            </w:tcMar>
          </w:tcPr>
          <w:p w14:paraId="0818C57A" w14:textId="77777777" w:rsidR="00D4439A" w:rsidRDefault="00000000">
            <w:r>
              <w:rPr>
                <w:b/>
                <w:bCs/>
                <w:color w:val="FFFFFF"/>
                <w:sz w:val="18"/>
                <w:szCs w:val="18"/>
              </w:rPr>
              <w:t>Key Points</w:t>
            </w:r>
          </w:p>
        </w:tc>
        <w:tc>
          <w:tcPr>
            <w:tcW w:w="3360" w:type="dxa"/>
            <w:shd w:val="clear" w:color="auto" w:fill="2E75B6"/>
            <w:tcMar>
              <w:top w:w="80" w:type="dxa"/>
              <w:left w:w="120" w:type="dxa"/>
              <w:bottom w:w="80" w:type="dxa"/>
              <w:right w:w="120" w:type="dxa"/>
            </w:tcMar>
          </w:tcPr>
          <w:p w14:paraId="395C9B8F" w14:textId="77777777" w:rsidR="00D4439A" w:rsidRDefault="00000000">
            <w:r>
              <w:rPr>
                <w:b/>
                <w:bCs/>
                <w:color w:val="FFFFFF"/>
                <w:sz w:val="18"/>
                <w:szCs w:val="18"/>
              </w:rPr>
              <w:t>Impact on BSP</w:t>
            </w:r>
          </w:p>
        </w:tc>
      </w:tr>
      <w:tr w:rsidR="00D4439A" w14:paraId="24C99A6F" w14:textId="77777777" w:rsidTr="002F5703">
        <w:tc>
          <w:tcPr>
            <w:tcW w:w="1200" w:type="dxa"/>
            <w:tcMar>
              <w:top w:w="80" w:type="dxa"/>
              <w:left w:w="120" w:type="dxa"/>
              <w:bottom w:w="80" w:type="dxa"/>
              <w:right w:w="120" w:type="dxa"/>
            </w:tcMar>
          </w:tcPr>
          <w:p w14:paraId="17D53182" w14:textId="77777777" w:rsidR="00D4439A" w:rsidRDefault="00000000">
            <w:r>
              <w:rPr>
                <w:b/>
                <w:bCs/>
                <w:color w:val="000000"/>
                <w:sz w:val="18"/>
                <w:szCs w:val="18"/>
              </w:rPr>
              <w:t>Political</w:t>
            </w:r>
          </w:p>
        </w:tc>
        <w:tc>
          <w:tcPr>
            <w:tcW w:w="4800" w:type="dxa"/>
            <w:tcMar>
              <w:top w:w="80" w:type="dxa"/>
              <w:left w:w="120" w:type="dxa"/>
              <w:bottom w:w="80" w:type="dxa"/>
              <w:right w:w="120" w:type="dxa"/>
            </w:tcMar>
          </w:tcPr>
          <w:p w14:paraId="68D91387" w14:textId="77777777" w:rsidR="00D4439A" w:rsidRDefault="00000000">
            <w:r>
              <w:rPr>
                <w:color w:val="000000"/>
                <w:sz w:val="18"/>
                <w:szCs w:val="18"/>
              </w:rPr>
              <w:t>Federal infrastructure spending (IIJA) sustaining construction volume; tariff volatility on materials (2025 US tariffs affecting lumber, steel)</w:t>
            </w:r>
          </w:p>
        </w:tc>
        <w:tc>
          <w:tcPr>
            <w:tcW w:w="3360" w:type="dxa"/>
            <w:tcMar>
              <w:top w:w="80" w:type="dxa"/>
              <w:left w:w="120" w:type="dxa"/>
              <w:bottom w:w="80" w:type="dxa"/>
              <w:right w:w="120" w:type="dxa"/>
            </w:tcMar>
          </w:tcPr>
          <w:p w14:paraId="6ACF10EF" w14:textId="77777777" w:rsidR="00D4439A" w:rsidRDefault="00000000">
            <w:r>
              <w:rPr>
                <w:color w:val="000000"/>
                <w:sz w:val="18"/>
                <w:szCs w:val="18"/>
              </w:rPr>
              <w:t>Neutral-to-positive; tariff complexity increases need for cost-tracking tools</w:t>
            </w:r>
          </w:p>
        </w:tc>
      </w:tr>
      <w:tr w:rsidR="00D4439A" w14:paraId="511CDE38" w14:textId="77777777" w:rsidTr="002F5703">
        <w:tc>
          <w:tcPr>
            <w:tcW w:w="1200" w:type="dxa"/>
            <w:shd w:val="clear" w:color="auto" w:fill="F2F2F2"/>
            <w:tcMar>
              <w:top w:w="80" w:type="dxa"/>
              <w:left w:w="120" w:type="dxa"/>
              <w:bottom w:w="80" w:type="dxa"/>
              <w:right w:w="120" w:type="dxa"/>
            </w:tcMar>
          </w:tcPr>
          <w:p w14:paraId="653666AB" w14:textId="77777777" w:rsidR="00D4439A" w:rsidRDefault="00000000">
            <w:r>
              <w:rPr>
                <w:b/>
                <w:bCs/>
                <w:color w:val="000000"/>
                <w:sz w:val="18"/>
                <w:szCs w:val="18"/>
              </w:rPr>
              <w:t>Economic</w:t>
            </w:r>
          </w:p>
        </w:tc>
        <w:tc>
          <w:tcPr>
            <w:tcW w:w="4800" w:type="dxa"/>
            <w:shd w:val="clear" w:color="auto" w:fill="F2F2F2"/>
            <w:tcMar>
              <w:top w:w="80" w:type="dxa"/>
              <w:left w:w="120" w:type="dxa"/>
              <w:bottom w:w="80" w:type="dxa"/>
              <w:right w:w="120" w:type="dxa"/>
            </w:tcMar>
          </w:tcPr>
          <w:p w14:paraId="730D9FDC" w14:textId="77777777" w:rsidR="00D4439A" w:rsidRDefault="00000000">
            <w:r>
              <w:rPr>
                <w:color w:val="000000"/>
                <w:sz w:val="18"/>
                <w:szCs w:val="18"/>
              </w:rPr>
              <w:t>Interest rate normalization helping residential renovation; contractor margin compression increasing need for job-costing tools; SaaS spending scrutiny among SMBs</w:t>
            </w:r>
          </w:p>
        </w:tc>
        <w:tc>
          <w:tcPr>
            <w:tcW w:w="3360" w:type="dxa"/>
            <w:shd w:val="clear" w:color="auto" w:fill="F2F2F2"/>
            <w:tcMar>
              <w:top w:w="80" w:type="dxa"/>
              <w:left w:w="120" w:type="dxa"/>
              <w:bottom w:w="80" w:type="dxa"/>
              <w:right w:w="120" w:type="dxa"/>
            </w:tcMar>
          </w:tcPr>
          <w:p w14:paraId="6CBAB0C8" w14:textId="77777777" w:rsidR="00D4439A" w:rsidRDefault="00000000">
            <w:r>
              <w:rPr>
                <w:color w:val="000000"/>
                <w:sz w:val="18"/>
                <w:szCs w:val="18"/>
              </w:rPr>
              <w:t>Mixed; renovation more resilient than new construction in downturns</w:t>
            </w:r>
          </w:p>
        </w:tc>
      </w:tr>
      <w:tr w:rsidR="00D4439A" w14:paraId="7A33C81C" w14:textId="77777777" w:rsidTr="002F5703">
        <w:tc>
          <w:tcPr>
            <w:tcW w:w="1200" w:type="dxa"/>
            <w:tcMar>
              <w:top w:w="80" w:type="dxa"/>
              <w:left w:w="120" w:type="dxa"/>
              <w:bottom w:w="80" w:type="dxa"/>
              <w:right w:w="120" w:type="dxa"/>
            </w:tcMar>
          </w:tcPr>
          <w:p w14:paraId="5B85E408" w14:textId="77777777" w:rsidR="00D4439A" w:rsidRDefault="00000000">
            <w:r>
              <w:rPr>
                <w:b/>
                <w:bCs/>
                <w:color w:val="000000"/>
                <w:sz w:val="18"/>
                <w:szCs w:val="18"/>
              </w:rPr>
              <w:t>Social</w:t>
            </w:r>
          </w:p>
        </w:tc>
        <w:tc>
          <w:tcPr>
            <w:tcW w:w="4800" w:type="dxa"/>
            <w:tcMar>
              <w:top w:w="80" w:type="dxa"/>
              <w:left w:w="120" w:type="dxa"/>
              <w:bottom w:w="80" w:type="dxa"/>
              <w:right w:w="120" w:type="dxa"/>
            </w:tcMar>
          </w:tcPr>
          <w:p w14:paraId="3A89F101" w14:textId="015CBB7A" w:rsidR="00D4439A" w:rsidRDefault="00000000">
            <w:r>
              <w:rPr>
                <w:color w:val="000000"/>
                <w:sz w:val="18"/>
                <w:szCs w:val="18"/>
              </w:rPr>
              <w:t xml:space="preserve">Aging housing stock drives renovation </w:t>
            </w:r>
            <w:r w:rsidR="00692431">
              <w:rPr>
                <w:color w:val="000000"/>
                <w:sz w:val="18"/>
                <w:szCs w:val="18"/>
              </w:rPr>
              <w:t>demand:</w:t>
            </w:r>
            <w:r>
              <w:rPr>
                <w:color w:val="000000"/>
                <w:sz w:val="18"/>
                <w:szCs w:val="18"/>
              </w:rPr>
              <w:t xml:space="preserve"> aging contractor workforce </w:t>
            </w:r>
            <w:r w:rsidR="00692431">
              <w:rPr>
                <w:color w:val="000000"/>
                <w:sz w:val="18"/>
                <w:szCs w:val="18"/>
              </w:rPr>
              <w:t>is less</w:t>
            </w:r>
            <w:r>
              <w:rPr>
                <w:color w:val="000000"/>
                <w:sz w:val="18"/>
                <w:szCs w:val="18"/>
              </w:rPr>
              <w:t xml:space="preserve"> tech-forward; Gen Z/millennial contractors are digital-native buyers</w:t>
            </w:r>
          </w:p>
        </w:tc>
        <w:tc>
          <w:tcPr>
            <w:tcW w:w="3360" w:type="dxa"/>
            <w:tcMar>
              <w:top w:w="80" w:type="dxa"/>
              <w:left w:w="120" w:type="dxa"/>
              <w:bottom w:w="80" w:type="dxa"/>
              <w:right w:w="120" w:type="dxa"/>
            </w:tcMar>
          </w:tcPr>
          <w:p w14:paraId="58EF94FE" w14:textId="77777777" w:rsidR="00D4439A" w:rsidRDefault="00000000">
            <w:r>
              <w:rPr>
                <w:color w:val="000000"/>
                <w:sz w:val="18"/>
                <w:szCs w:val="18"/>
              </w:rPr>
              <w:t>Positive long-term; generational shift favors new entrants with clean UX</w:t>
            </w:r>
          </w:p>
        </w:tc>
      </w:tr>
      <w:tr w:rsidR="00D4439A" w14:paraId="23FD764F" w14:textId="77777777" w:rsidTr="002F5703">
        <w:tc>
          <w:tcPr>
            <w:tcW w:w="1200" w:type="dxa"/>
            <w:shd w:val="clear" w:color="auto" w:fill="D5E8F0"/>
            <w:tcMar>
              <w:top w:w="80" w:type="dxa"/>
              <w:left w:w="120" w:type="dxa"/>
              <w:bottom w:w="80" w:type="dxa"/>
              <w:right w:w="120" w:type="dxa"/>
            </w:tcMar>
          </w:tcPr>
          <w:p w14:paraId="2F90D355" w14:textId="77777777" w:rsidR="00D4439A" w:rsidRDefault="00000000">
            <w:r>
              <w:rPr>
                <w:b/>
                <w:bCs/>
                <w:color w:val="000000"/>
                <w:sz w:val="18"/>
                <w:szCs w:val="18"/>
              </w:rPr>
              <w:t>Technological</w:t>
            </w:r>
          </w:p>
        </w:tc>
        <w:tc>
          <w:tcPr>
            <w:tcW w:w="4800" w:type="dxa"/>
            <w:shd w:val="clear" w:color="auto" w:fill="D5E8F0"/>
            <w:tcMar>
              <w:top w:w="80" w:type="dxa"/>
              <w:left w:w="120" w:type="dxa"/>
              <w:bottom w:w="80" w:type="dxa"/>
              <w:right w:w="120" w:type="dxa"/>
            </w:tcMar>
          </w:tcPr>
          <w:p w14:paraId="620832C7" w14:textId="77777777" w:rsidR="00D4439A" w:rsidRDefault="00000000">
            <w:r>
              <w:rPr>
                <w:color w:val="000000"/>
                <w:sz w:val="18"/>
                <w:szCs w:val="18"/>
              </w:rPr>
              <w:t>Cloud-first standard; AI integration accelerating; mobile-first field operations; QuickBooks/Stripe API maturity; open-source Django ecosystem</w:t>
            </w:r>
          </w:p>
        </w:tc>
        <w:tc>
          <w:tcPr>
            <w:tcW w:w="3360" w:type="dxa"/>
            <w:shd w:val="clear" w:color="auto" w:fill="D5E8F0"/>
            <w:tcMar>
              <w:top w:w="80" w:type="dxa"/>
              <w:left w:w="120" w:type="dxa"/>
              <w:bottom w:w="80" w:type="dxa"/>
              <w:right w:w="120" w:type="dxa"/>
            </w:tcMar>
          </w:tcPr>
          <w:p w14:paraId="6F90E065" w14:textId="77777777" w:rsidR="00D4439A" w:rsidRDefault="00000000">
            <w:r>
              <w:rPr>
                <w:color w:val="000000"/>
                <w:sz w:val="18"/>
                <w:szCs w:val="18"/>
              </w:rPr>
              <w:t>HIGHLY FAVORABLE for BSP's Python/Django stack; lower development cost than competitors</w:t>
            </w:r>
          </w:p>
        </w:tc>
      </w:tr>
      <w:tr w:rsidR="00D4439A" w14:paraId="72D548DD" w14:textId="77777777" w:rsidTr="002F5703">
        <w:tc>
          <w:tcPr>
            <w:tcW w:w="1200" w:type="dxa"/>
            <w:tcMar>
              <w:top w:w="80" w:type="dxa"/>
              <w:left w:w="120" w:type="dxa"/>
              <w:bottom w:w="80" w:type="dxa"/>
              <w:right w:w="120" w:type="dxa"/>
            </w:tcMar>
          </w:tcPr>
          <w:p w14:paraId="4DB072AA" w14:textId="77777777" w:rsidR="00D4439A" w:rsidRDefault="00000000">
            <w:r>
              <w:rPr>
                <w:b/>
                <w:bCs/>
                <w:color w:val="000000"/>
                <w:sz w:val="18"/>
                <w:szCs w:val="18"/>
              </w:rPr>
              <w:t>Environmental</w:t>
            </w:r>
          </w:p>
        </w:tc>
        <w:tc>
          <w:tcPr>
            <w:tcW w:w="4800" w:type="dxa"/>
            <w:tcMar>
              <w:top w:w="80" w:type="dxa"/>
              <w:left w:w="120" w:type="dxa"/>
              <w:bottom w:w="80" w:type="dxa"/>
              <w:right w:w="120" w:type="dxa"/>
            </w:tcMar>
          </w:tcPr>
          <w:p w14:paraId="052BC5EB" w14:textId="77777777" w:rsidR="00D4439A" w:rsidRDefault="00000000">
            <w:r>
              <w:rPr>
                <w:color w:val="000000"/>
                <w:sz w:val="18"/>
                <w:szCs w:val="18"/>
              </w:rPr>
              <w:t>Green building compliance requirements growing; embodied carbon tracking emerging as mandatory for public contracts</w:t>
            </w:r>
          </w:p>
        </w:tc>
        <w:tc>
          <w:tcPr>
            <w:tcW w:w="3360" w:type="dxa"/>
            <w:tcMar>
              <w:top w:w="80" w:type="dxa"/>
              <w:left w:w="120" w:type="dxa"/>
              <w:bottom w:w="80" w:type="dxa"/>
              <w:right w:w="120" w:type="dxa"/>
            </w:tcMar>
          </w:tcPr>
          <w:p w14:paraId="7B5479E5" w14:textId="40FE1316" w:rsidR="00D4439A" w:rsidRDefault="00000000">
            <w:r>
              <w:rPr>
                <w:color w:val="000000"/>
                <w:sz w:val="18"/>
                <w:szCs w:val="18"/>
              </w:rPr>
              <w:t xml:space="preserve">Long-term </w:t>
            </w:r>
            <w:r w:rsidR="00692431">
              <w:rPr>
                <w:color w:val="000000"/>
                <w:sz w:val="18"/>
                <w:szCs w:val="18"/>
              </w:rPr>
              <w:t>opportunity:</w:t>
            </w:r>
            <w:r>
              <w:rPr>
                <w:color w:val="000000"/>
                <w:sz w:val="18"/>
                <w:szCs w:val="18"/>
              </w:rPr>
              <w:t xml:space="preserve"> add compliance module as market matures</w:t>
            </w:r>
          </w:p>
        </w:tc>
      </w:tr>
      <w:tr w:rsidR="00D4439A" w14:paraId="6FEA7717" w14:textId="77777777" w:rsidTr="002F5703">
        <w:tc>
          <w:tcPr>
            <w:tcW w:w="1200" w:type="dxa"/>
            <w:shd w:val="clear" w:color="auto" w:fill="F2F2F2"/>
            <w:tcMar>
              <w:top w:w="80" w:type="dxa"/>
              <w:left w:w="120" w:type="dxa"/>
              <w:bottom w:w="80" w:type="dxa"/>
              <w:right w:w="120" w:type="dxa"/>
            </w:tcMar>
          </w:tcPr>
          <w:p w14:paraId="7B593E18" w14:textId="77777777" w:rsidR="00D4439A" w:rsidRDefault="00000000">
            <w:r>
              <w:rPr>
                <w:b/>
                <w:bCs/>
                <w:color w:val="000000"/>
                <w:sz w:val="18"/>
                <w:szCs w:val="18"/>
              </w:rPr>
              <w:t>Legal</w:t>
            </w:r>
          </w:p>
        </w:tc>
        <w:tc>
          <w:tcPr>
            <w:tcW w:w="4800" w:type="dxa"/>
            <w:shd w:val="clear" w:color="auto" w:fill="F2F2F2"/>
            <w:tcMar>
              <w:top w:w="80" w:type="dxa"/>
              <w:left w:w="120" w:type="dxa"/>
              <w:bottom w:w="80" w:type="dxa"/>
              <w:right w:w="120" w:type="dxa"/>
            </w:tcMar>
          </w:tcPr>
          <w:p w14:paraId="29B009A5" w14:textId="77777777" w:rsidR="00D4439A" w:rsidRDefault="00000000">
            <w:r>
              <w:rPr>
                <w:color w:val="000000"/>
                <w:sz w:val="18"/>
                <w:szCs w:val="18"/>
              </w:rPr>
              <w:t>CCPA/state data privacy laws; lien law compliance varies by state; contractor licensing requirements do not impact software directly</w:t>
            </w:r>
          </w:p>
        </w:tc>
        <w:tc>
          <w:tcPr>
            <w:tcW w:w="3360" w:type="dxa"/>
            <w:shd w:val="clear" w:color="auto" w:fill="F2F2F2"/>
            <w:tcMar>
              <w:top w:w="80" w:type="dxa"/>
              <w:left w:w="120" w:type="dxa"/>
              <w:bottom w:w="80" w:type="dxa"/>
              <w:right w:w="120" w:type="dxa"/>
            </w:tcMar>
          </w:tcPr>
          <w:p w14:paraId="616EBA35" w14:textId="1B4BD8BD" w:rsidR="00D4439A" w:rsidRDefault="00000000">
            <w:r>
              <w:rPr>
                <w:color w:val="000000"/>
                <w:sz w:val="18"/>
                <w:szCs w:val="18"/>
              </w:rPr>
              <w:t xml:space="preserve">Low immediate </w:t>
            </w:r>
            <w:r w:rsidR="00692431">
              <w:rPr>
                <w:color w:val="000000"/>
                <w:sz w:val="18"/>
                <w:szCs w:val="18"/>
              </w:rPr>
              <w:t>threat:</w:t>
            </w:r>
            <w:r>
              <w:rPr>
                <w:color w:val="000000"/>
                <w:sz w:val="18"/>
                <w:szCs w:val="18"/>
              </w:rPr>
              <w:t xml:space="preserve"> multi-state lien compliance adds complexity at scale</w:t>
            </w:r>
          </w:p>
        </w:tc>
      </w:tr>
    </w:tbl>
    <w:p w14:paraId="10E7A685" w14:textId="77777777" w:rsidR="00D4439A" w:rsidRDefault="00D4439A">
      <w:pPr>
        <w:spacing w:after="80"/>
      </w:pPr>
    </w:p>
    <w:p w14:paraId="21EBE4DB" w14:textId="77777777" w:rsidR="00D443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23694E3A"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71B7634C" w14:textId="77777777" w:rsidR="00D4439A" w:rsidRDefault="00000000">
            <w:r>
              <w:rPr>
                <w:b/>
                <w:bCs/>
                <w:color w:val="FFFFFF"/>
                <w:sz w:val="32"/>
                <w:szCs w:val="32"/>
              </w:rPr>
              <w:t>SECTION 7  —  STRATEGIC IMPLICATIONS FOR BUILDERS STREAM PRO</w:t>
            </w:r>
          </w:p>
        </w:tc>
      </w:tr>
    </w:tbl>
    <w:p w14:paraId="19EAC50A" w14:textId="77777777" w:rsidR="00D4439A" w:rsidRDefault="00D4439A">
      <w:pPr>
        <w:spacing w:after="80"/>
      </w:pPr>
    </w:p>
    <w:p w14:paraId="5E95CC6D" w14:textId="77777777" w:rsidR="00D4439A" w:rsidRDefault="00000000">
      <w:pPr>
        <w:spacing w:after="120"/>
      </w:pPr>
      <w:r>
        <w:rPr>
          <w:i/>
          <w:iCs/>
          <w:color w:val="595959"/>
          <w:sz w:val="18"/>
          <w:szCs w:val="18"/>
        </w:rPr>
        <w:t>[OPINION / ANALYSIS — Specific to BSP's context: Django-based SaaS for small construction/renovation management, built by BCK Construction Services, targeting Texas and Sun Belt markets]</w:t>
      </w:r>
    </w:p>
    <w:p w14:paraId="33D0497D"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117AB6A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20" w:type="dxa"/>
            </w:tcMar>
          </w:tcPr>
          <w:p w14:paraId="58A01CB8" w14:textId="77777777" w:rsidR="00D4439A" w:rsidRDefault="00000000">
            <w:r>
              <w:rPr>
                <w:b/>
                <w:bCs/>
                <w:color w:val="FFFFFF"/>
                <w:sz w:val="24"/>
                <w:szCs w:val="24"/>
              </w:rPr>
              <w:t>RECOMMENDATION 1  —  Enter as the "Renovation-First" Alternative</w:t>
            </w:r>
          </w:p>
        </w:tc>
      </w:tr>
      <w:tr w:rsidR="00D4439A" w14:paraId="69B65D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2BBE0F84" w14:textId="77777777" w:rsidR="00D4439A" w:rsidRDefault="00000000">
            <w:pPr>
              <w:spacing w:after="100"/>
            </w:pPr>
            <w:r>
              <w:rPr>
                <w:b/>
                <w:bCs/>
                <w:color w:val="1F3864"/>
              </w:rPr>
              <w:t xml:space="preserve">What to do: </w:t>
            </w:r>
            <w:r>
              <w:t>Position BSP explicitly as purpose-built for renovation and remodeling contractors — not generic construction software. Build workflows around renovation-specific phases: initial scope, existing conditions documentation, permit sequencing, selection management, change orders, phased billing, and homeowner portal.</w:t>
            </w:r>
          </w:p>
          <w:p w14:paraId="3566158B" w14:textId="77777777" w:rsidR="00D4439A" w:rsidRDefault="00000000">
            <w:pPr>
              <w:spacing w:after="100"/>
            </w:pPr>
            <w:r>
              <w:rPr>
                <w:b/>
                <w:bCs/>
                <w:color w:val="1F3864"/>
              </w:rPr>
              <w:t xml:space="preserve">Why: </w:t>
            </w:r>
            <w:r>
              <w:t>The renovation segment is the fastest-growing, least-served, and most distinct from what Procore and Buildertrend optimize for. Buildertrend is 'residential new construction' by DNA; no current tool owns 'renovation management' as a positioning claim.</w:t>
            </w:r>
          </w:p>
          <w:p w14:paraId="28554020" w14:textId="77777777" w:rsidR="00D4439A" w:rsidRDefault="00000000">
            <w:pPr>
              <w:spacing w:after="100"/>
            </w:pPr>
            <w:r>
              <w:rPr>
                <w:b/>
                <w:bCs/>
                <w:color w:val="17375E"/>
              </w:rPr>
              <w:t xml:space="preserve">Expected outcome: </w:t>
            </w:r>
            <w:r>
              <w:t>Higher conversion rates from trial (customers immediately recognize the fit); lower sales cycle friction; strong word-of-mouth in remodeler communities; defensible niche positioning that larger players are slow to compete with.</w:t>
            </w:r>
          </w:p>
          <w:p w14:paraId="6989E22A" w14:textId="77777777" w:rsidR="00D4439A" w:rsidRDefault="00000000">
            <w:pPr>
              <w:spacing w:after="100"/>
            </w:pPr>
            <w:r>
              <w:rPr>
                <w:b/>
                <w:bCs/>
                <w:color w:val="9C0006"/>
              </w:rPr>
              <w:t xml:space="preserve">Key risk: </w:t>
            </w:r>
            <w:r>
              <w:t>Niche positioning limits TAM in early stages. Mitigation: design the data model to be expandable to new construction after traction is proven — do not lock yourself architecturally into renovation-only.</w:t>
            </w:r>
          </w:p>
        </w:tc>
      </w:tr>
    </w:tbl>
    <w:p w14:paraId="14315F1F"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33F6819E"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20" w:type="dxa"/>
            </w:tcMar>
          </w:tcPr>
          <w:p w14:paraId="451AE601" w14:textId="2F0AFD08" w:rsidR="00D4439A" w:rsidRDefault="00000000">
            <w:r>
              <w:rPr>
                <w:b/>
                <w:bCs/>
                <w:color w:val="FFFFFF"/>
                <w:sz w:val="24"/>
                <w:szCs w:val="24"/>
              </w:rPr>
              <w:t>RECOMMENDATION 2  —  Launch at $79–199/</w:t>
            </w:r>
            <w:r w:rsidR="00692431">
              <w:rPr>
                <w:b/>
                <w:bCs/>
                <w:color w:val="FFFFFF"/>
                <w:sz w:val="24"/>
                <w:szCs w:val="24"/>
              </w:rPr>
              <w:t>mo.</w:t>
            </w:r>
            <w:r>
              <w:rPr>
                <w:b/>
                <w:bCs/>
                <w:color w:val="FFFFFF"/>
                <w:sz w:val="24"/>
                <w:szCs w:val="24"/>
              </w:rPr>
              <w:t xml:space="preserve"> with No Per-User Fees and a Free Trial</w:t>
            </w:r>
          </w:p>
        </w:tc>
      </w:tr>
      <w:tr w:rsidR="00D4439A" w14:paraId="6147E2F0"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12D7484B" w14:textId="5143901B" w:rsidR="00D4439A" w:rsidRDefault="00000000">
            <w:pPr>
              <w:spacing w:after="100"/>
            </w:pPr>
            <w:r>
              <w:rPr>
                <w:b/>
                <w:bCs/>
                <w:color w:val="1F3864"/>
              </w:rPr>
              <w:t xml:space="preserve">What to do: </w:t>
            </w:r>
            <w:r>
              <w:t>Price the core BSP offering at $79/</w:t>
            </w:r>
            <w:r w:rsidR="00692431">
              <w:t>m</w:t>
            </w:r>
            <w:r>
              <w:t xml:space="preserve"> (solo), $149/</w:t>
            </w:r>
            <w:r w:rsidR="00692431">
              <w:t>month</w:t>
            </w:r>
            <w:r>
              <w:t xml:space="preserve"> (5 users), $199</w:t>
            </w:r>
            <w:r w:rsidR="00692431">
              <w:t xml:space="preserve">/month </w:t>
            </w:r>
            <w:r>
              <w:t>(unlimited users for small teams &lt;15 employees). Offer a genuine 30-day free trial with no credit card required. Publish pricing transparently on the website.</w:t>
            </w:r>
          </w:p>
          <w:p w14:paraId="67FD1A12" w14:textId="195863F4" w:rsidR="00D4439A" w:rsidRDefault="00000000">
            <w:pPr>
              <w:spacing w:after="100"/>
            </w:pPr>
            <w:r>
              <w:rPr>
                <w:b/>
                <w:bCs/>
                <w:color w:val="1F3864"/>
              </w:rPr>
              <w:t xml:space="preserve">Why: </w:t>
            </w:r>
            <w:r>
              <w:t>Buildertrend's Essential plan runs $499/month after the promotional rate. Most small contractors spend $6,500+ in year one. The $100–299/mo</w:t>
            </w:r>
            <w:r w:rsidR="002F5703">
              <w:t>nth</w:t>
            </w:r>
            <w:r>
              <w:t xml:space="preserve"> tier with transparent pricing is </w:t>
            </w:r>
            <w:r w:rsidR="002F5703">
              <w:t>unoccupied</w:t>
            </w:r>
            <w:r>
              <w:t xml:space="preserve"> for full-featured renovation management. Per-user fees alienate small contractors immediately.</w:t>
            </w:r>
          </w:p>
          <w:p w14:paraId="73DE008C" w14:textId="77777777" w:rsidR="00D4439A" w:rsidRDefault="00000000">
            <w:pPr>
              <w:spacing w:after="100"/>
            </w:pPr>
            <w:r>
              <w:rPr>
                <w:b/>
                <w:bCs/>
                <w:color w:val="17375E"/>
              </w:rPr>
              <w:t xml:space="preserve">Expected outcome: </w:t>
            </w:r>
            <w:r>
              <w:t>Lower CAC through self-serve trial; faster conversion from comparison searches; positions BSP as the 'anti-Buildertrend' for price-sensitive buyers; eliminates the biggest objection in the early sales cycle.</w:t>
            </w:r>
          </w:p>
          <w:p w14:paraId="26C7FD29" w14:textId="2F8EDEBA" w:rsidR="00D4439A" w:rsidRDefault="00000000">
            <w:pPr>
              <w:spacing w:after="100"/>
            </w:pPr>
            <w:r>
              <w:rPr>
                <w:b/>
                <w:bCs/>
                <w:color w:val="9C0006"/>
              </w:rPr>
              <w:t xml:space="preserve">Key risk: </w:t>
            </w:r>
            <w:r>
              <w:t xml:space="preserve">Underpricing creates CAC/LTV imbalance. Monitor LTV/CAC monthly; adjust post-launch if retention is strong (&gt;80% annual). Do not offer </w:t>
            </w:r>
            <w:r w:rsidR="002F5703">
              <w:t>perpetual</w:t>
            </w:r>
            <w:r>
              <w:t xml:space="preserve"> free tier — trials convert, free tiers generally do not.</w:t>
            </w:r>
          </w:p>
        </w:tc>
      </w:tr>
    </w:tbl>
    <w:p w14:paraId="1DD9F13F"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667F954B"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20" w:type="dxa"/>
            </w:tcMar>
          </w:tcPr>
          <w:p w14:paraId="4D08D27B" w14:textId="77777777" w:rsidR="00D4439A" w:rsidRDefault="00000000">
            <w:r>
              <w:rPr>
                <w:b/>
                <w:bCs/>
                <w:color w:val="FFFFFF"/>
                <w:sz w:val="24"/>
                <w:szCs w:val="24"/>
              </w:rPr>
              <w:t>RECOMMENDATION 3  —  Make QuickBooks Integration Flawless from Day One</w:t>
            </w:r>
          </w:p>
        </w:tc>
      </w:tr>
      <w:tr w:rsidR="00D4439A" w14:paraId="04ECAE9A"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478F4B91" w14:textId="77777777" w:rsidR="00D4439A" w:rsidRDefault="00000000">
            <w:pPr>
              <w:spacing w:after="100"/>
            </w:pPr>
            <w:r>
              <w:rPr>
                <w:b/>
                <w:bCs/>
                <w:color w:val="1F3864"/>
              </w:rPr>
              <w:t xml:space="preserve">What to do: </w:t>
            </w:r>
            <w:r>
              <w:t>Invest disproportionately in the QuickBooks Online integration before launch. Build bi-directional sync for customers, invoices, payments, and expense categorization. Test extensively. Certify through Intuit's partner program. Make 'the QB integration that actually works' a primary marketing message.</w:t>
            </w:r>
          </w:p>
          <w:p w14:paraId="5F52D40A" w14:textId="77777777" w:rsidR="00D4439A" w:rsidRDefault="00000000">
            <w:pPr>
              <w:spacing w:after="100"/>
            </w:pPr>
            <w:r>
              <w:rPr>
                <w:b/>
                <w:bCs/>
                <w:color w:val="1F3864"/>
              </w:rPr>
              <w:t xml:space="preserve">Why: </w:t>
            </w:r>
            <w:r>
              <w:t>QuickBooks integration complaints are the #1 technical pain point universally across all SME construction tools. User feedback across Procore, Buildertrend, JobTread, and others consistently cites sync errors, cumbersome processes, and data failures. Being the tool that solves this definitively is a strong retention driver.</w:t>
            </w:r>
          </w:p>
          <w:p w14:paraId="079D5FB9" w14:textId="77777777" w:rsidR="00D4439A" w:rsidRDefault="00000000">
            <w:pPr>
              <w:spacing w:after="100"/>
            </w:pPr>
            <w:r>
              <w:rPr>
                <w:b/>
                <w:bCs/>
                <w:color w:val="17375E"/>
              </w:rPr>
              <w:t xml:space="preserve">Expected outcome: </w:t>
            </w:r>
            <w:r>
              <w:t>20–30% improvement in 90-day retention vs. industry average; significant word-of-mouth ('their QB sync actually works'); lower churn at renewal; strong differentiator in comparison content on G2 and Capterra.</w:t>
            </w:r>
          </w:p>
          <w:p w14:paraId="3B6DF8C0" w14:textId="3EAF8B29" w:rsidR="00D4439A" w:rsidRDefault="00000000">
            <w:pPr>
              <w:spacing w:after="100"/>
            </w:pPr>
            <w:r>
              <w:rPr>
                <w:b/>
                <w:bCs/>
                <w:color w:val="9C0006"/>
              </w:rPr>
              <w:t xml:space="preserve">Key risk: </w:t>
            </w:r>
            <w:r>
              <w:t xml:space="preserve">Intuit API changes or rate limits can break integrations at any time. Build robust error handling and monitoring (Sentry, etc.) from the start. Allocate dedicated engineering capacity for ongoing QB API </w:t>
            </w:r>
            <w:r w:rsidR="002F5703">
              <w:t>maintenance</w:t>
            </w:r>
            <w:r>
              <w:t xml:space="preserve"> is never a 'done' feature.</w:t>
            </w:r>
          </w:p>
        </w:tc>
      </w:tr>
    </w:tbl>
    <w:p w14:paraId="06F2FD0D"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37EA3138"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20" w:type="dxa"/>
            </w:tcMar>
          </w:tcPr>
          <w:p w14:paraId="32E28A8E" w14:textId="77777777" w:rsidR="00D4439A" w:rsidRDefault="00000000">
            <w:r>
              <w:rPr>
                <w:b/>
                <w:bCs/>
                <w:color w:val="FFFFFF"/>
                <w:sz w:val="24"/>
                <w:szCs w:val="24"/>
              </w:rPr>
              <w:t>RECOMMENDATION 4  —  Target the CoConstruct Migration Cohort Aggressively (0–18 Months)</w:t>
            </w:r>
          </w:p>
        </w:tc>
      </w:tr>
      <w:tr w:rsidR="00D4439A" w14:paraId="72C7CA98"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2E6EFDB2" w14:textId="61BCD732" w:rsidR="00D4439A" w:rsidRDefault="00000000">
            <w:pPr>
              <w:spacing w:after="100"/>
            </w:pPr>
            <w:r>
              <w:rPr>
                <w:b/>
                <w:bCs/>
                <w:color w:val="1F3864"/>
              </w:rPr>
              <w:t xml:space="preserve">What to do: </w:t>
            </w:r>
            <w:r>
              <w:t xml:space="preserve">Build a </w:t>
            </w:r>
            <w:r w:rsidR="00975F0E">
              <w:t>resolute</w:t>
            </w:r>
            <w:r>
              <w:t xml:space="preserve"> 'Migrate from CoConstruct' landing page, migration guide, and 1-click data import tool. Run outbound to CoConstruct user communities on Reddit, Facebook Groups, and the NAHB member directory. Offer white-glove migration support free for the first 90 days.</w:t>
            </w:r>
          </w:p>
          <w:p w14:paraId="73077306" w14:textId="77777777" w:rsidR="00D4439A" w:rsidRDefault="00000000">
            <w:pPr>
              <w:spacing w:after="100"/>
            </w:pPr>
            <w:r>
              <w:rPr>
                <w:b/>
                <w:bCs/>
                <w:color w:val="1F3864"/>
              </w:rPr>
              <w:t xml:space="preserve">Why: </w:t>
            </w:r>
            <w:r>
              <w:t>CoConstruct is effectively a legacy product with an expiration date. Thousands of custom home builders and remodelers are in active migration anxiety. This is a time-limited, high-intent cohort. JobTread is already capitalizing on this; BSP must act within 12–18 months. The CAC for migration-motivated customers is 60–80% lower than cold acquisition.</w:t>
            </w:r>
          </w:p>
          <w:p w14:paraId="7FD49374" w14:textId="12CC340B" w:rsidR="00D4439A" w:rsidRDefault="00000000">
            <w:pPr>
              <w:spacing w:after="100"/>
            </w:pPr>
            <w:r>
              <w:rPr>
                <w:b/>
                <w:bCs/>
                <w:color w:val="17375E"/>
              </w:rPr>
              <w:t xml:space="preserve">Expected outcome: </w:t>
            </w:r>
            <w:r>
              <w:t xml:space="preserve">Acquisition of 200–500 customers in the first year from migration alone, at </w:t>
            </w:r>
            <w:r w:rsidR="00975F0E">
              <w:t>extremely low</w:t>
            </w:r>
            <w:r>
              <w:t xml:space="preserve"> CAC; strong reference customer base; word-of-mouth within the remodeling community; a foundation for product-market fit validation.</w:t>
            </w:r>
          </w:p>
          <w:p w14:paraId="1929C719" w14:textId="165FC815" w:rsidR="00D4439A" w:rsidRDefault="00000000">
            <w:pPr>
              <w:spacing w:after="100"/>
            </w:pPr>
            <w:r>
              <w:rPr>
                <w:b/>
                <w:bCs/>
                <w:color w:val="9C0006"/>
              </w:rPr>
              <w:t xml:space="preserve">Key risk: </w:t>
            </w:r>
            <w:r>
              <w:t xml:space="preserve">CoConstruct users have specialized workflows (selections management in particular); BSP must prioritize selections as a core feature. Do not announce targeting this group until selections </w:t>
            </w:r>
            <w:r w:rsidR="00692431">
              <w:t>are</w:t>
            </w:r>
            <w:r>
              <w:t xml:space="preserve"> </w:t>
            </w:r>
            <w:r w:rsidR="002F5703">
              <w:t>production ready</w:t>
            </w:r>
            <w:r>
              <w:t>.</w:t>
            </w:r>
          </w:p>
        </w:tc>
      </w:tr>
    </w:tbl>
    <w:p w14:paraId="75B4121E"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4EE72AC0"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80" w:type="dxa"/>
              <w:left w:w="160" w:type="dxa"/>
              <w:bottom w:w="80" w:type="dxa"/>
              <w:right w:w="120" w:type="dxa"/>
            </w:tcMar>
          </w:tcPr>
          <w:p w14:paraId="1827EE21" w14:textId="77777777" w:rsidR="00D4439A" w:rsidRDefault="00000000">
            <w:r>
              <w:rPr>
                <w:b/>
                <w:bCs/>
                <w:color w:val="FFFFFF"/>
                <w:sz w:val="24"/>
                <w:szCs w:val="24"/>
              </w:rPr>
              <w:t>RECOMMENDATION 5  —  Build for G2/Capterra Review Dominance from Month 1</w:t>
            </w:r>
          </w:p>
        </w:tc>
      </w:tr>
      <w:tr w:rsidR="00D4439A" w14:paraId="34DB1716"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200" w:type="dxa"/>
              <w:bottom w:w="120" w:type="dxa"/>
              <w:right w:w="160" w:type="dxa"/>
            </w:tcMar>
          </w:tcPr>
          <w:p w14:paraId="155FDB86" w14:textId="77777777" w:rsidR="00D4439A" w:rsidRDefault="00000000">
            <w:pPr>
              <w:spacing w:after="100"/>
            </w:pPr>
            <w:r>
              <w:rPr>
                <w:b/>
                <w:bCs/>
                <w:color w:val="1F3864"/>
              </w:rPr>
              <w:t xml:space="preserve">What to do: </w:t>
            </w:r>
            <w:r>
              <w:t>From the first 50 customers, implement a structured review-generation process: post-project email, in-app prompt after a successful invoice is sent. Target G2, Capterra, and Software Advice specifically. Set a goal of 100+ reviews within the first 12 months. Assign a customer success person whose primary KPI is review count and NPS score.</w:t>
            </w:r>
          </w:p>
          <w:p w14:paraId="19755A01" w14:textId="4B464A93" w:rsidR="00D4439A" w:rsidRDefault="00000000">
            <w:pPr>
              <w:spacing w:after="100"/>
            </w:pPr>
            <w:r>
              <w:rPr>
                <w:b/>
                <w:bCs/>
                <w:color w:val="1F3864"/>
              </w:rPr>
              <w:t xml:space="preserve">Why: </w:t>
            </w:r>
            <w:r>
              <w:t xml:space="preserve">JobTread became the fastest-growing tech company in North </w:t>
            </w:r>
            <w:r w:rsidR="00692431">
              <w:t>Texas</w:t>
            </w:r>
            <w:r>
              <w:t xml:space="preserve"> because Software Advice ranked it #1 for customer satisfaction and usability — and the company aggressively capitalized on that positioning across all marketing channels. The SME construction software buyer overwhelmingly uses review aggregators during evaluation.</w:t>
            </w:r>
          </w:p>
          <w:p w14:paraId="460AA64A" w14:textId="77777777" w:rsidR="00D4439A" w:rsidRDefault="00000000">
            <w:pPr>
              <w:spacing w:after="100"/>
            </w:pPr>
            <w:r>
              <w:rPr>
                <w:b/>
                <w:bCs/>
                <w:color w:val="17375E"/>
              </w:rPr>
              <w:t xml:space="preserve">Expected outcome: </w:t>
            </w:r>
            <w:r>
              <w:t>Organic discovery and trial from comparison search; reduction in paid CAC by 40–60% within 18 months; brand halo of trust that compounds over time; ability to out-position Buildertrend on Capterra despite having fewer users.</w:t>
            </w:r>
          </w:p>
          <w:p w14:paraId="219A3B21" w14:textId="77777777" w:rsidR="00D4439A" w:rsidRDefault="00000000">
            <w:pPr>
              <w:spacing w:after="100"/>
            </w:pPr>
            <w:r>
              <w:rPr>
                <w:b/>
                <w:bCs/>
                <w:color w:val="9C0006"/>
              </w:rPr>
              <w:t xml:space="preserve">Key risk: </w:t>
            </w:r>
            <w:r>
              <w:t>Early product issues will generate negative reviews that are permanent and visible. Do not push review generation until product-market fit is confirmed and NPS is above 40. One viral negative review from a frustrated early adopter can set back Capterra rankings for 12+ months.</w:t>
            </w:r>
          </w:p>
        </w:tc>
      </w:tr>
    </w:tbl>
    <w:p w14:paraId="54118660" w14:textId="77777777" w:rsidR="00D4439A" w:rsidRDefault="00D4439A">
      <w:pPr>
        <w:spacing w:after="80"/>
      </w:pPr>
    </w:p>
    <w:p w14:paraId="3F5CF37B" w14:textId="77777777" w:rsidR="00D4439A"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4439A" w14:paraId="46C956C4" w14:textId="77777777">
        <w:tc>
          <w:tcPr>
            <w:tcW w:w="936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120" w:type="dxa"/>
            </w:tcMar>
          </w:tcPr>
          <w:p w14:paraId="6BF59105" w14:textId="77777777" w:rsidR="00D4439A" w:rsidRDefault="00000000">
            <w:r>
              <w:rPr>
                <w:b/>
                <w:bCs/>
                <w:color w:val="FFFFFF"/>
                <w:sz w:val="32"/>
                <w:szCs w:val="32"/>
              </w:rPr>
              <w:t>SECTION 8  —  DATA CONFIDENCE &amp; SOURCES</w:t>
            </w:r>
          </w:p>
        </w:tc>
      </w:tr>
    </w:tbl>
    <w:p w14:paraId="3512710D" w14:textId="77777777" w:rsidR="00D4439A" w:rsidRDefault="00D4439A">
      <w:pPr>
        <w:spacing w:after="80"/>
      </w:pPr>
    </w:p>
    <w:p w14:paraId="1F87BD04" w14:textId="77777777" w:rsidR="00D4439A" w:rsidRDefault="00000000">
      <w:pPr>
        <w:pStyle w:val="Heading2"/>
      </w:pPr>
      <w:bookmarkStart w:id="27" w:name="_Toc233477309"/>
      <w:r>
        <w:t>8.1  Data Confidence Ratings</w:t>
      </w:r>
      <w:bookmarkEnd w:id="27"/>
    </w:p>
    <w:p w14:paraId="356B0C42"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D4439A" w14:paraId="01948BF8" w14:textId="77777777" w:rsidTr="002F5703">
        <w:tc>
          <w:tcPr>
            <w:tcW w:w="3600" w:type="dxa"/>
            <w:shd w:val="clear" w:color="auto" w:fill="2E75B6"/>
            <w:tcMar>
              <w:top w:w="80" w:type="dxa"/>
              <w:left w:w="120" w:type="dxa"/>
              <w:bottom w:w="80" w:type="dxa"/>
              <w:right w:w="120" w:type="dxa"/>
            </w:tcMar>
          </w:tcPr>
          <w:p w14:paraId="66C21697" w14:textId="77777777" w:rsidR="00D4439A" w:rsidRDefault="00000000">
            <w:r>
              <w:rPr>
                <w:b/>
                <w:bCs/>
                <w:color w:val="FFFFFF"/>
                <w:sz w:val="18"/>
                <w:szCs w:val="18"/>
              </w:rPr>
              <w:t>Data Point</w:t>
            </w:r>
          </w:p>
        </w:tc>
        <w:tc>
          <w:tcPr>
            <w:tcW w:w="1400" w:type="dxa"/>
            <w:shd w:val="clear" w:color="auto" w:fill="2E75B6"/>
            <w:tcMar>
              <w:top w:w="80" w:type="dxa"/>
              <w:left w:w="120" w:type="dxa"/>
              <w:bottom w:w="80" w:type="dxa"/>
              <w:right w:w="120" w:type="dxa"/>
            </w:tcMar>
          </w:tcPr>
          <w:p w14:paraId="3EE99E29" w14:textId="77777777" w:rsidR="00D4439A" w:rsidRDefault="00000000">
            <w:r>
              <w:rPr>
                <w:b/>
                <w:bCs/>
                <w:color w:val="FFFFFF"/>
                <w:sz w:val="18"/>
                <w:szCs w:val="18"/>
              </w:rPr>
              <w:t>Confidence</w:t>
            </w:r>
          </w:p>
        </w:tc>
        <w:tc>
          <w:tcPr>
            <w:tcW w:w="4360" w:type="dxa"/>
            <w:shd w:val="clear" w:color="auto" w:fill="2E75B6"/>
            <w:tcMar>
              <w:top w:w="80" w:type="dxa"/>
              <w:left w:w="120" w:type="dxa"/>
              <w:bottom w:w="80" w:type="dxa"/>
              <w:right w:w="120" w:type="dxa"/>
            </w:tcMar>
          </w:tcPr>
          <w:p w14:paraId="236555AD" w14:textId="77777777" w:rsidR="00D4439A" w:rsidRDefault="00000000">
            <w:r>
              <w:rPr>
                <w:b/>
                <w:bCs/>
                <w:color w:val="FFFFFF"/>
                <w:sz w:val="18"/>
                <w:szCs w:val="18"/>
              </w:rPr>
              <w:t>Reasoning</w:t>
            </w:r>
          </w:p>
        </w:tc>
      </w:tr>
      <w:tr w:rsidR="00D4439A" w14:paraId="75698B24" w14:textId="77777777" w:rsidTr="002F5703">
        <w:tc>
          <w:tcPr>
            <w:tcW w:w="3600" w:type="dxa"/>
            <w:tcMar>
              <w:top w:w="80" w:type="dxa"/>
              <w:left w:w="120" w:type="dxa"/>
              <w:bottom w:w="80" w:type="dxa"/>
              <w:right w:w="120" w:type="dxa"/>
            </w:tcMar>
          </w:tcPr>
          <w:p w14:paraId="3ACA4C76" w14:textId="77777777" w:rsidR="00D4439A" w:rsidRDefault="00000000">
            <w:r>
              <w:rPr>
                <w:color w:val="000000"/>
                <w:sz w:val="18"/>
                <w:szCs w:val="18"/>
              </w:rPr>
              <w:t>Global construction software market size (~$4–10B, 2025)</w:t>
            </w:r>
          </w:p>
        </w:tc>
        <w:tc>
          <w:tcPr>
            <w:tcW w:w="1400" w:type="dxa"/>
            <w:shd w:val="clear" w:color="auto" w:fill="FFF2CC"/>
            <w:tcMar>
              <w:top w:w="80" w:type="dxa"/>
              <w:left w:w="120" w:type="dxa"/>
              <w:bottom w:w="80" w:type="dxa"/>
              <w:right w:w="120" w:type="dxa"/>
            </w:tcMar>
          </w:tcPr>
          <w:p w14:paraId="7DE41A84" w14:textId="77777777" w:rsidR="00D4439A" w:rsidRDefault="00000000">
            <w:r>
              <w:rPr>
                <w:b/>
                <w:bCs/>
                <w:color w:val="7F6000"/>
                <w:sz w:val="18"/>
                <w:szCs w:val="18"/>
              </w:rPr>
              <w:t>MEDIUM</w:t>
            </w:r>
          </w:p>
        </w:tc>
        <w:tc>
          <w:tcPr>
            <w:tcW w:w="4360" w:type="dxa"/>
            <w:tcMar>
              <w:top w:w="80" w:type="dxa"/>
              <w:left w:w="120" w:type="dxa"/>
              <w:bottom w:w="80" w:type="dxa"/>
              <w:right w:w="120" w:type="dxa"/>
            </w:tcMar>
          </w:tcPr>
          <w:p w14:paraId="32DA227B" w14:textId="77777777" w:rsidR="00D4439A" w:rsidRDefault="00000000">
            <w:r>
              <w:rPr>
                <w:color w:val="000000"/>
                <w:sz w:val="18"/>
                <w:szCs w:val="18"/>
              </w:rPr>
              <w:t>Multiple research houses with 2–3x variance in methodology; no single authoritative source</w:t>
            </w:r>
          </w:p>
        </w:tc>
      </w:tr>
      <w:tr w:rsidR="00D4439A" w14:paraId="683F20B2" w14:textId="77777777" w:rsidTr="002F5703">
        <w:tc>
          <w:tcPr>
            <w:tcW w:w="3600" w:type="dxa"/>
            <w:shd w:val="clear" w:color="auto" w:fill="F2F2F2"/>
            <w:tcMar>
              <w:top w:w="80" w:type="dxa"/>
              <w:left w:w="120" w:type="dxa"/>
              <w:bottom w:w="80" w:type="dxa"/>
              <w:right w:w="120" w:type="dxa"/>
            </w:tcMar>
          </w:tcPr>
          <w:p w14:paraId="6D0BE8B3" w14:textId="77777777" w:rsidR="00D4439A" w:rsidRDefault="00000000">
            <w:r>
              <w:rPr>
                <w:color w:val="000000"/>
                <w:sz w:val="18"/>
                <w:szCs w:val="18"/>
              </w:rPr>
              <w:t>US market size (~$1.0–1.1B, 2024–2025)</w:t>
            </w:r>
          </w:p>
        </w:tc>
        <w:tc>
          <w:tcPr>
            <w:tcW w:w="1400" w:type="dxa"/>
            <w:shd w:val="clear" w:color="auto" w:fill="FFF2CC"/>
            <w:tcMar>
              <w:top w:w="80" w:type="dxa"/>
              <w:left w:w="120" w:type="dxa"/>
              <w:bottom w:w="80" w:type="dxa"/>
              <w:right w:w="120" w:type="dxa"/>
            </w:tcMar>
          </w:tcPr>
          <w:p w14:paraId="7CEB0858" w14:textId="77777777" w:rsidR="00D4439A" w:rsidRDefault="00000000">
            <w:r>
              <w:rPr>
                <w:b/>
                <w:bCs/>
                <w:color w:val="7F6000"/>
                <w:sz w:val="18"/>
                <w:szCs w:val="18"/>
              </w:rPr>
              <w:t>MEDIUM</w:t>
            </w:r>
          </w:p>
        </w:tc>
        <w:tc>
          <w:tcPr>
            <w:tcW w:w="4360" w:type="dxa"/>
            <w:shd w:val="clear" w:color="auto" w:fill="F2F2F2"/>
            <w:tcMar>
              <w:top w:w="80" w:type="dxa"/>
              <w:left w:w="120" w:type="dxa"/>
              <w:bottom w:w="80" w:type="dxa"/>
              <w:right w:w="120" w:type="dxa"/>
            </w:tcMar>
          </w:tcPr>
          <w:p w14:paraId="5FAC18C5" w14:textId="77777777" w:rsidR="00D4439A" w:rsidRDefault="00000000">
            <w:r>
              <w:rPr>
                <w:color w:val="000000"/>
                <w:sz w:val="18"/>
                <w:szCs w:val="18"/>
              </w:rPr>
              <w:t>Mordor, Grand View, Precedence Research converge on similar range; methodology overlap reduces confidence</w:t>
            </w:r>
          </w:p>
        </w:tc>
      </w:tr>
      <w:tr w:rsidR="00D4439A" w14:paraId="3529945C" w14:textId="77777777" w:rsidTr="002F5703">
        <w:tc>
          <w:tcPr>
            <w:tcW w:w="3600" w:type="dxa"/>
            <w:tcMar>
              <w:top w:w="80" w:type="dxa"/>
              <w:left w:w="120" w:type="dxa"/>
              <w:bottom w:w="80" w:type="dxa"/>
              <w:right w:w="120" w:type="dxa"/>
            </w:tcMar>
          </w:tcPr>
          <w:p w14:paraId="58D6326A" w14:textId="77777777" w:rsidR="00D4439A" w:rsidRDefault="00000000">
            <w:r>
              <w:rPr>
                <w:color w:val="000000"/>
                <w:sz w:val="18"/>
                <w:szCs w:val="18"/>
              </w:rPr>
              <w:t>SME segment share (~44% of total)</w:t>
            </w:r>
          </w:p>
        </w:tc>
        <w:tc>
          <w:tcPr>
            <w:tcW w:w="1400" w:type="dxa"/>
            <w:shd w:val="clear" w:color="auto" w:fill="FFF2CC"/>
            <w:tcMar>
              <w:top w:w="80" w:type="dxa"/>
              <w:left w:w="120" w:type="dxa"/>
              <w:bottom w:w="80" w:type="dxa"/>
              <w:right w:w="120" w:type="dxa"/>
            </w:tcMar>
          </w:tcPr>
          <w:p w14:paraId="2C58FFF9" w14:textId="77777777" w:rsidR="00D4439A" w:rsidRDefault="00000000">
            <w:r>
              <w:rPr>
                <w:b/>
                <w:bCs/>
                <w:color w:val="7F6000"/>
                <w:sz w:val="18"/>
                <w:szCs w:val="18"/>
              </w:rPr>
              <w:t>MEDIUM</w:t>
            </w:r>
          </w:p>
        </w:tc>
        <w:tc>
          <w:tcPr>
            <w:tcW w:w="4360" w:type="dxa"/>
            <w:tcMar>
              <w:top w:w="80" w:type="dxa"/>
              <w:left w:w="120" w:type="dxa"/>
              <w:bottom w:w="80" w:type="dxa"/>
              <w:right w:w="120" w:type="dxa"/>
            </w:tcMar>
          </w:tcPr>
          <w:p w14:paraId="6D60C9C6" w14:textId="77777777" w:rsidR="00D4439A" w:rsidRDefault="00000000">
            <w:r>
              <w:rPr>
                <w:color w:val="000000"/>
                <w:sz w:val="18"/>
                <w:szCs w:val="18"/>
              </w:rPr>
              <w:t>Derived from Fortune Business Insights segment data; logical but not independently verified</w:t>
            </w:r>
          </w:p>
        </w:tc>
      </w:tr>
      <w:tr w:rsidR="00D4439A" w14:paraId="44EBDBF7" w14:textId="77777777" w:rsidTr="002F5703">
        <w:tc>
          <w:tcPr>
            <w:tcW w:w="3600" w:type="dxa"/>
            <w:shd w:val="clear" w:color="auto" w:fill="F2F2F2"/>
            <w:tcMar>
              <w:top w:w="80" w:type="dxa"/>
              <w:left w:w="120" w:type="dxa"/>
              <w:bottom w:w="80" w:type="dxa"/>
              <w:right w:w="120" w:type="dxa"/>
            </w:tcMar>
          </w:tcPr>
          <w:p w14:paraId="172D68C3" w14:textId="77777777" w:rsidR="00D4439A" w:rsidRDefault="00000000">
            <w:r>
              <w:rPr>
                <w:color w:val="000000"/>
                <w:sz w:val="18"/>
                <w:szCs w:val="18"/>
              </w:rPr>
              <w:t>Historical CAGR (8–10%, 5-year)</w:t>
            </w:r>
          </w:p>
        </w:tc>
        <w:tc>
          <w:tcPr>
            <w:tcW w:w="1400" w:type="dxa"/>
            <w:shd w:val="clear" w:color="auto" w:fill="E2EFDA"/>
            <w:tcMar>
              <w:top w:w="80" w:type="dxa"/>
              <w:left w:w="120" w:type="dxa"/>
              <w:bottom w:w="80" w:type="dxa"/>
              <w:right w:w="120" w:type="dxa"/>
            </w:tcMar>
          </w:tcPr>
          <w:p w14:paraId="4418C46D" w14:textId="77777777" w:rsidR="00D4439A" w:rsidRDefault="00000000">
            <w:r>
              <w:rPr>
                <w:b/>
                <w:bCs/>
                <w:color w:val="375623"/>
                <w:sz w:val="18"/>
                <w:szCs w:val="18"/>
              </w:rPr>
              <w:t>HIGH</w:t>
            </w:r>
          </w:p>
        </w:tc>
        <w:tc>
          <w:tcPr>
            <w:tcW w:w="4360" w:type="dxa"/>
            <w:shd w:val="clear" w:color="auto" w:fill="F2F2F2"/>
            <w:tcMar>
              <w:top w:w="80" w:type="dxa"/>
              <w:left w:w="120" w:type="dxa"/>
              <w:bottom w:w="80" w:type="dxa"/>
              <w:right w:w="120" w:type="dxa"/>
            </w:tcMar>
          </w:tcPr>
          <w:p w14:paraId="05345D4C" w14:textId="77777777" w:rsidR="00D4439A" w:rsidRDefault="00000000">
            <w:r>
              <w:rPr>
                <w:color w:val="000000"/>
                <w:sz w:val="18"/>
                <w:szCs w:val="18"/>
              </w:rPr>
              <w:t>Consistent across all research houses; corroborated by Procore public financials</w:t>
            </w:r>
          </w:p>
        </w:tc>
      </w:tr>
      <w:tr w:rsidR="00D4439A" w14:paraId="7D40D55C" w14:textId="77777777" w:rsidTr="002F5703">
        <w:tc>
          <w:tcPr>
            <w:tcW w:w="3600" w:type="dxa"/>
            <w:tcMar>
              <w:top w:w="80" w:type="dxa"/>
              <w:left w:w="120" w:type="dxa"/>
              <w:bottom w:w="80" w:type="dxa"/>
              <w:right w:w="120" w:type="dxa"/>
            </w:tcMar>
          </w:tcPr>
          <w:p w14:paraId="276264C7" w14:textId="77777777" w:rsidR="00D4439A" w:rsidRDefault="00000000">
            <w:r>
              <w:rPr>
                <w:color w:val="000000"/>
                <w:sz w:val="18"/>
                <w:szCs w:val="18"/>
              </w:rPr>
              <w:t>Forward CAGR for SME segment (11%+)</w:t>
            </w:r>
          </w:p>
        </w:tc>
        <w:tc>
          <w:tcPr>
            <w:tcW w:w="1400" w:type="dxa"/>
            <w:shd w:val="clear" w:color="auto" w:fill="FFF2CC"/>
            <w:tcMar>
              <w:top w:w="80" w:type="dxa"/>
              <w:left w:w="120" w:type="dxa"/>
              <w:bottom w:w="80" w:type="dxa"/>
              <w:right w:w="120" w:type="dxa"/>
            </w:tcMar>
          </w:tcPr>
          <w:p w14:paraId="04C0FC2A" w14:textId="77777777" w:rsidR="00D4439A" w:rsidRDefault="00000000">
            <w:r>
              <w:rPr>
                <w:b/>
                <w:bCs/>
                <w:color w:val="7F6000"/>
                <w:sz w:val="18"/>
                <w:szCs w:val="18"/>
              </w:rPr>
              <w:t>MEDIUM</w:t>
            </w:r>
          </w:p>
        </w:tc>
        <w:tc>
          <w:tcPr>
            <w:tcW w:w="4360" w:type="dxa"/>
            <w:tcMar>
              <w:top w:w="80" w:type="dxa"/>
              <w:left w:w="120" w:type="dxa"/>
              <w:bottom w:w="80" w:type="dxa"/>
              <w:right w:w="120" w:type="dxa"/>
            </w:tcMar>
          </w:tcPr>
          <w:p w14:paraId="7A9690E0" w14:textId="77777777" w:rsidR="00D4439A" w:rsidRDefault="00000000">
            <w:r>
              <w:rPr>
                <w:color w:val="000000"/>
                <w:sz w:val="18"/>
                <w:szCs w:val="18"/>
              </w:rPr>
              <w:t>Based on SME segment growth projections from Fortune Business Insights; logical directionally but dependent on macro</w:t>
            </w:r>
          </w:p>
        </w:tc>
      </w:tr>
      <w:tr w:rsidR="00D4439A" w14:paraId="0F6C4D46" w14:textId="77777777" w:rsidTr="002F5703">
        <w:tc>
          <w:tcPr>
            <w:tcW w:w="3600" w:type="dxa"/>
            <w:shd w:val="clear" w:color="auto" w:fill="F2F2F2"/>
            <w:tcMar>
              <w:top w:w="80" w:type="dxa"/>
              <w:left w:w="120" w:type="dxa"/>
              <w:bottom w:w="80" w:type="dxa"/>
              <w:right w:w="120" w:type="dxa"/>
            </w:tcMar>
          </w:tcPr>
          <w:p w14:paraId="3B463185" w14:textId="77777777" w:rsidR="00D4439A" w:rsidRDefault="00000000">
            <w:r>
              <w:rPr>
                <w:color w:val="000000"/>
                <w:sz w:val="18"/>
                <w:szCs w:val="18"/>
              </w:rPr>
              <w:t>Procore revenue ($1B+ ARR)</w:t>
            </w:r>
          </w:p>
        </w:tc>
        <w:tc>
          <w:tcPr>
            <w:tcW w:w="1400" w:type="dxa"/>
            <w:shd w:val="clear" w:color="auto" w:fill="E2EFDA"/>
            <w:tcMar>
              <w:top w:w="80" w:type="dxa"/>
              <w:left w:w="120" w:type="dxa"/>
              <w:bottom w:w="80" w:type="dxa"/>
              <w:right w:w="120" w:type="dxa"/>
            </w:tcMar>
          </w:tcPr>
          <w:p w14:paraId="0EE681FA" w14:textId="77777777" w:rsidR="00D4439A" w:rsidRDefault="00000000">
            <w:r>
              <w:rPr>
                <w:b/>
                <w:bCs/>
                <w:color w:val="375623"/>
                <w:sz w:val="18"/>
                <w:szCs w:val="18"/>
              </w:rPr>
              <w:t>HIGH</w:t>
            </w:r>
          </w:p>
        </w:tc>
        <w:tc>
          <w:tcPr>
            <w:tcW w:w="4360" w:type="dxa"/>
            <w:shd w:val="clear" w:color="auto" w:fill="F2F2F2"/>
            <w:tcMar>
              <w:top w:w="80" w:type="dxa"/>
              <w:left w:w="120" w:type="dxa"/>
              <w:bottom w:w="80" w:type="dxa"/>
              <w:right w:w="120" w:type="dxa"/>
            </w:tcMar>
          </w:tcPr>
          <w:p w14:paraId="3C151250" w14:textId="77777777" w:rsidR="00D4439A" w:rsidRDefault="00000000">
            <w:r>
              <w:rPr>
                <w:color w:val="000000"/>
                <w:sz w:val="18"/>
                <w:szCs w:val="18"/>
              </w:rPr>
              <w:t>Public company (PCOR); Q4 2025 preliminary results confirmed annual revenue exceeding $1B</w:t>
            </w:r>
          </w:p>
        </w:tc>
      </w:tr>
      <w:tr w:rsidR="00D4439A" w14:paraId="428FF19C" w14:textId="77777777" w:rsidTr="002F5703">
        <w:tc>
          <w:tcPr>
            <w:tcW w:w="3600" w:type="dxa"/>
            <w:tcMar>
              <w:top w:w="80" w:type="dxa"/>
              <w:left w:w="120" w:type="dxa"/>
              <w:bottom w:w="80" w:type="dxa"/>
              <w:right w:w="120" w:type="dxa"/>
            </w:tcMar>
          </w:tcPr>
          <w:p w14:paraId="48DD3179" w14:textId="77777777" w:rsidR="00D4439A" w:rsidRDefault="00000000">
            <w:r>
              <w:rPr>
                <w:color w:val="000000"/>
                <w:sz w:val="18"/>
                <w:szCs w:val="18"/>
              </w:rPr>
              <w:t>JobTread customer count (7,500+)</w:t>
            </w:r>
          </w:p>
        </w:tc>
        <w:tc>
          <w:tcPr>
            <w:tcW w:w="1400" w:type="dxa"/>
            <w:shd w:val="clear" w:color="auto" w:fill="E2EFDA"/>
            <w:tcMar>
              <w:top w:w="80" w:type="dxa"/>
              <w:left w:w="120" w:type="dxa"/>
              <w:bottom w:w="80" w:type="dxa"/>
              <w:right w:w="120" w:type="dxa"/>
            </w:tcMar>
          </w:tcPr>
          <w:p w14:paraId="68BFCDE4" w14:textId="77777777" w:rsidR="00D4439A" w:rsidRDefault="00000000">
            <w:r>
              <w:rPr>
                <w:b/>
                <w:bCs/>
                <w:color w:val="375623"/>
                <w:sz w:val="18"/>
                <w:szCs w:val="18"/>
              </w:rPr>
              <w:t>HIGH</w:t>
            </w:r>
          </w:p>
        </w:tc>
        <w:tc>
          <w:tcPr>
            <w:tcW w:w="4360" w:type="dxa"/>
            <w:tcMar>
              <w:top w:w="80" w:type="dxa"/>
              <w:left w:w="120" w:type="dxa"/>
              <w:bottom w:w="80" w:type="dxa"/>
              <w:right w:w="120" w:type="dxa"/>
            </w:tcMar>
          </w:tcPr>
          <w:p w14:paraId="214A82FD" w14:textId="77777777" w:rsidR="00D4439A" w:rsidRDefault="00000000">
            <w:r>
              <w:rPr>
                <w:color w:val="000000"/>
                <w:sz w:val="18"/>
                <w:szCs w:val="18"/>
              </w:rPr>
              <w:t>Company press releases; independently corroborated by Deloitte Technology Fast 500 listing</w:t>
            </w:r>
          </w:p>
        </w:tc>
      </w:tr>
      <w:tr w:rsidR="00D4439A" w14:paraId="4D326EAC" w14:textId="77777777" w:rsidTr="002F5703">
        <w:tc>
          <w:tcPr>
            <w:tcW w:w="3600" w:type="dxa"/>
            <w:shd w:val="clear" w:color="auto" w:fill="F2F2F2"/>
            <w:tcMar>
              <w:top w:w="80" w:type="dxa"/>
              <w:left w:w="120" w:type="dxa"/>
              <w:bottom w:w="80" w:type="dxa"/>
              <w:right w:w="120" w:type="dxa"/>
            </w:tcMar>
          </w:tcPr>
          <w:p w14:paraId="2734D560" w14:textId="77777777" w:rsidR="00D4439A" w:rsidRDefault="00000000">
            <w:r>
              <w:rPr>
                <w:color w:val="000000"/>
                <w:sz w:val="18"/>
                <w:szCs w:val="18"/>
              </w:rPr>
              <w:t>Buildertrend revenue (~$150–200M ARR)</w:t>
            </w:r>
          </w:p>
        </w:tc>
        <w:tc>
          <w:tcPr>
            <w:tcW w:w="1400" w:type="dxa"/>
            <w:shd w:val="clear" w:color="auto" w:fill="FFCCCC"/>
            <w:tcMar>
              <w:top w:w="80" w:type="dxa"/>
              <w:left w:w="120" w:type="dxa"/>
              <w:bottom w:w="80" w:type="dxa"/>
              <w:right w:w="120" w:type="dxa"/>
            </w:tcMar>
          </w:tcPr>
          <w:p w14:paraId="30EA8656" w14:textId="77777777" w:rsidR="00D4439A" w:rsidRDefault="00000000">
            <w:r>
              <w:rPr>
                <w:b/>
                <w:bCs/>
                <w:color w:val="9C0006"/>
                <w:sz w:val="18"/>
                <w:szCs w:val="18"/>
              </w:rPr>
              <w:t>LOW</w:t>
            </w:r>
          </w:p>
        </w:tc>
        <w:tc>
          <w:tcPr>
            <w:tcW w:w="4360" w:type="dxa"/>
            <w:shd w:val="clear" w:color="auto" w:fill="F2F2F2"/>
            <w:tcMar>
              <w:top w:w="80" w:type="dxa"/>
              <w:left w:w="120" w:type="dxa"/>
              <w:bottom w:w="80" w:type="dxa"/>
              <w:right w:w="120" w:type="dxa"/>
            </w:tcMar>
          </w:tcPr>
          <w:p w14:paraId="30306F81" w14:textId="77777777" w:rsidR="00D4439A" w:rsidRDefault="00000000">
            <w:r>
              <w:rPr>
                <w:color w:val="000000"/>
                <w:sz w:val="18"/>
                <w:szCs w:val="18"/>
              </w:rPr>
              <w:t>Estimated from user count, pricing, and growth trajectory; private company with no public disclosures</w:t>
            </w:r>
          </w:p>
        </w:tc>
      </w:tr>
      <w:tr w:rsidR="00D4439A" w14:paraId="55A9EEED" w14:textId="77777777" w:rsidTr="002F5703">
        <w:tc>
          <w:tcPr>
            <w:tcW w:w="3600" w:type="dxa"/>
            <w:tcMar>
              <w:top w:w="80" w:type="dxa"/>
              <w:left w:w="120" w:type="dxa"/>
              <w:bottom w:w="80" w:type="dxa"/>
              <w:right w:w="120" w:type="dxa"/>
            </w:tcMar>
          </w:tcPr>
          <w:p w14:paraId="22CC88EA" w14:textId="77777777" w:rsidR="00D4439A" w:rsidRDefault="00000000">
            <w:r>
              <w:rPr>
                <w:color w:val="000000"/>
                <w:sz w:val="18"/>
                <w:szCs w:val="18"/>
              </w:rPr>
              <w:t>US construction company count (3.9M)</w:t>
            </w:r>
          </w:p>
        </w:tc>
        <w:tc>
          <w:tcPr>
            <w:tcW w:w="1400" w:type="dxa"/>
            <w:shd w:val="clear" w:color="auto" w:fill="E2EFDA"/>
            <w:tcMar>
              <w:top w:w="80" w:type="dxa"/>
              <w:left w:w="120" w:type="dxa"/>
              <w:bottom w:w="80" w:type="dxa"/>
              <w:right w:w="120" w:type="dxa"/>
            </w:tcMar>
          </w:tcPr>
          <w:p w14:paraId="1BAD36FA" w14:textId="77777777" w:rsidR="00D4439A" w:rsidRDefault="00000000">
            <w:r>
              <w:rPr>
                <w:b/>
                <w:bCs/>
                <w:color w:val="375623"/>
                <w:sz w:val="18"/>
                <w:szCs w:val="18"/>
              </w:rPr>
              <w:t>HIGH</w:t>
            </w:r>
          </w:p>
        </w:tc>
        <w:tc>
          <w:tcPr>
            <w:tcW w:w="4360" w:type="dxa"/>
            <w:tcMar>
              <w:top w:w="80" w:type="dxa"/>
              <w:left w:w="120" w:type="dxa"/>
              <w:bottom w:w="80" w:type="dxa"/>
              <w:right w:w="120" w:type="dxa"/>
            </w:tcMar>
          </w:tcPr>
          <w:p w14:paraId="5F22D09D" w14:textId="77777777" w:rsidR="00D4439A" w:rsidRDefault="00000000">
            <w:r>
              <w:rPr>
                <w:color w:val="000000"/>
                <w:sz w:val="18"/>
                <w:szCs w:val="18"/>
              </w:rPr>
              <w:t>Cited consistently across multiple industry sources referencing Census Bureau and BLS data</w:t>
            </w:r>
          </w:p>
        </w:tc>
      </w:tr>
      <w:tr w:rsidR="00D4439A" w14:paraId="4FA915ED" w14:textId="77777777" w:rsidTr="002F5703">
        <w:tc>
          <w:tcPr>
            <w:tcW w:w="3600" w:type="dxa"/>
            <w:shd w:val="clear" w:color="auto" w:fill="F2F2F2"/>
            <w:tcMar>
              <w:top w:w="80" w:type="dxa"/>
              <w:left w:w="120" w:type="dxa"/>
              <w:bottom w:w="80" w:type="dxa"/>
              <w:right w:w="120" w:type="dxa"/>
            </w:tcMar>
          </w:tcPr>
          <w:p w14:paraId="733FD668" w14:textId="77777777" w:rsidR="00D4439A" w:rsidRDefault="00000000">
            <w:r>
              <w:rPr>
                <w:color w:val="000000"/>
                <w:sz w:val="18"/>
                <w:szCs w:val="18"/>
              </w:rPr>
              <w:t>Contractor AI adoption rates (&lt;2% embedded)</w:t>
            </w:r>
          </w:p>
        </w:tc>
        <w:tc>
          <w:tcPr>
            <w:tcW w:w="1400" w:type="dxa"/>
            <w:shd w:val="clear" w:color="auto" w:fill="E2EFDA"/>
            <w:tcMar>
              <w:top w:w="80" w:type="dxa"/>
              <w:left w:w="120" w:type="dxa"/>
              <w:bottom w:w="80" w:type="dxa"/>
              <w:right w:w="120" w:type="dxa"/>
            </w:tcMar>
          </w:tcPr>
          <w:p w14:paraId="73114B97" w14:textId="77777777" w:rsidR="00D4439A" w:rsidRDefault="00000000">
            <w:r>
              <w:rPr>
                <w:b/>
                <w:bCs/>
                <w:color w:val="375623"/>
                <w:sz w:val="18"/>
                <w:szCs w:val="18"/>
              </w:rPr>
              <w:t>HIGH</w:t>
            </w:r>
          </w:p>
        </w:tc>
        <w:tc>
          <w:tcPr>
            <w:tcW w:w="4360" w:type="dxa"/>
            <w:shd w:val="clear" w:color="auto" w:fill="F2F2F2"/>
            <w:tcMar>
              <w:top w:w="80" w:type="dxa"/>
              <w:left w:w="120" w:type="dxa"/>
              <w:bottom w:w="80" w:type="dxa"/>
              <w:right w:w="120" w:type="dxa"/>
            </w:tcMar>
          </w:tcPr>
          <w:p w14:paraId="798DCAC6" w14:textId="77777777" w:rsidR="00D4439A" w:rsidRDefault="00000000">
            <w:r>
              <w:rPr>
                <w:color w:val="000000"/>
                <w:sz w:val="18"/>
                <w:szCs w:val="18"/>
              </w:rPr>
              <w:t>RICS survey (n=2,200+); corroborated by Deloitte State of Digital Adoption in Construction 2024</w:t>
            </w:r>
          </w:p>
        </w:tc>
      </w:tr>
      <w:tr w:rsidR="00D4439A" w14:paraId="67EC5508" w14:textId="77777777" w:rsidTr="002F5703">
        <w:tc>
          <w:tcPr>
            <w:tcW w:w="3600" w:type="dxa"/>
            <w:tcMar>
              <w:top w:w="80" w:type="dxa"/>
              <w:left w:w="120" w:type="dxa"/>
              <w:bottom w:w="80" w:type="dxa"/>
              <w:right w:w="120" w:type="dxa"/>
            </w:tcMar>
          </w:tcPr>
          <w:p w14:paraId="24BAF2A7" w14:textId="7792DD12" w:rsidR="00D4439A" w:rsidRDefault="00000000">
            <w:r>
              <w:rPr>
                <w:color w:val="000000"/>
                <w:sz w:val="18"/>
                <w:szCs w:val="18"/>
              </w:rPr>
              <w:t>SME pricing band opportunity ($100–300/</w:t>
            </w:r>
            <w:r w:rsidR="00692431">
              <w:rPr>
                <w:color w:val="000000"/>
                <w:sz w:val="18"/>
                <w:szCs w:val="18"/>
              </w:rPr>
              <w:t>month</w:t>
            </w:r>
            <w:r>
              <w:rPr>
                <w:color w:val="000000"/>
                <w:sz w:val="18"/>
                <w:szCs w:val="18"/>
              </w:rPr>
              <w:t>)</w:t>
            </w:r>
          </w:p>
        </w:tc>
        <w:tc>
          <w:tcPr>
            <w:tcW w:w="1400" w:type="dxa"/>
            <w:shd w:val="clear" w:color="auto" w:fill="FFF2CC"/>
            <w:tcMar>
              <w:top w:w="80" w:type="dxa"/>
              <w:left w:w="120" w:type="dxa"/>
              <w:bottom w:w="80" w:type="dxa"/>
              <w:right w:w="120" w:type="dxa"/>
            </w:tcMar>
          </w:tcPr>
          <w:p w14:paraId="32FBA412" w14:textId="77777777" w:rsidR="00D4439A" w:rsidRDefault="00000000">
            <w:r>
              <w:rPr>
                <w:b/>
                <w:bCs/>
                <w:color w:val="7F6000"/>
                <w:sz w:val="18"/>
                <w:szCs w:val="18"/>
              </w:rPr>
              <w:t>MEDIUM</w:t>
            </w:r>
          </w:p>
        </w:tc>
        <w:tc>
          <w:tcPr>
            <w:tcW w:w="4360" w:type="dxa"/>
            <w:tcMar>
              <w:top w:w="80" w:type="dxa"/>
              <w:left w:w="120" w:type="dxa"/>
              <w:bottom w:w="80" w:type="dxa"/>
              <w:right w:w="120" w:type="dxa"/>
            </w:tcMar>
          </w:tcPr>
          <w:p w14:paraId="7AD2113D" w14:textId="77777777" w:rsidR="00D4439A" w:rsidRDefault="00000000">
            <w:r>
              <w:rPr>
                <w:color w:val="000000"/>
                <w:sz w:val="18"/>
                <w:szCs w:val="18"/>
              </w:rPr>
              <w:t>Derived from pricing analysis across 15+ competitors; logical given competitor pricing distribution</w:t>
            </w:r>
          </w:p>
        </w:tc>
      </w:tr>
      <w:tr w:rsidR="00D4439A" w14:paraId="63EE1F72" w14:textId="77777777" w:rsidTr="002F5703">
        <w:tc>
          <w:tcPr>
            <w:tcW w:w="3600" w:type="dxa"/>
            <w:shd w:val="clear" w:color="auto" w:fill="F2F2F2"/>
            <w:tcMar>
              <w:top w:w="80" w:type="dxa"/>
              <w:left w:w="120" w:type="dxa"/>
              <w:bottom w:w="80" w:type="dxa"/>
              <w:right w:w="120" w:type="dxa"/>
            </w:tcMar>
          </w:tcPr>
          <w:p w14:paraId="7087081E" w14:textId="77777777" w:rsidR="00D4439A" w:rsidRDefault="00000000">
            <w:r>
              <w:rPr>
                <w:color w:val="000000"/>
                <w:sz w:val="18"/>
                <w:szCs w:val="18"/>
              </w:rPr>
              <w:t>CoConstruct migration cohort size</w:t>
            </w:r>
          </w:p>
        </w:tc>
        <w:tc>
          <w:tcPr>
            <w:tcW w:w="1400" w:type="dxa"/>
            <w:shd w:val="clear" w:color="auto" w:fill="FFCCCC"/>
            <w:tcMar>
              <w:top w:w="80" w:type="dxa"/>
              <w:left w:w="120" w:type="dxa"/>
              <w:bottom w:w="80" w:type="dxa"/>
              <w:right w:w="120" w:type="dxa"/>
            </w:tcMar>
          </w:tcPr>
          <w:p w14:paraId="074F5C8A" w14:textId="77777777" w:rsidR="00D4439A" w:rsidRDefault="00000000">
            <w:r>
              <w:rPr>
                <w:b/>
                <w:bCs/>
                <w:color w:val="9C0006"/>
                <w:sz w:val="18"/>
                <w:szCs w:val="18"/>
              </w:rPr>
              <w:t>LOW</w:t>
            </w:r>
          </w:p>
        </w:tc>
        <w:tc>
          <w:tcPr>
            <w:tcW w:w="4360" w:type="dxa"/>
            <w:shd w:val="clear" w:color="auto" w:fill="F2F2F2"/>
            <w:tcMar>
              <w:top w:w="80" w:type="dxa"/>
              <w:left w:w="120" w:type="dxa"/>
              <w:bottom w:w="80" w:type="dxa"/>
              <w:right w:w="120" w:type="dxa"/>
            </w:tcMar>
          </w:tcPr>
          <w:p w14:paraId="0A9DD481" w14:textId="77777777" w:rsidR="00D4439A" w:rsidRDefault="00000000">
            <w:r>
              <w:rPr>
                <w:color w:val="000000"/>
                <w:sz w:val="18"/>
                <w:szCs w:val="18"/>
              </w:rPr>
              <w:t>Estimated from acquisition timing (Feb 2021) and user community signals; no public data from Buildertrend</w:t>
            </w:r>
          </w:p>
        </w:tc>
      </w:tr>
    </w:tbl>
    <w:p w14:paraId="4139364D" w14:textId="77777777" w:rsidR="00D4439A" w:rsidRDefault="00D4439A">
      <w:pPr>
        <w:spacing w:after="80"/>
      </w:pPr>
    </w:p>
    <w:p w14:paraId="4AE4F24D" w14:textId="77777777" w:rsidR="00D4439A" w:rsidRDefault="00D4439A">
      <w:pPr>
        <w:pBdr>
          <w:bottom w:val="single" w:sz="4" w:space="1" w:color="2E75B6"/>
        </w:pBdr>
        <w:spacing w:before="160" w:after="160"/>
      </w:pPr>
    </w:p>
    <w:p w14:paraId="4C305501" w14:textId="77777777" w:rsidR="00D4439A" w:rsidRDefault="00000000">
      <w:pPr>
        <w:pStyle w:val="Heading2"/>
      </w:pPr>
      <w:bookmarkStart w:id="28" w:name="_Toc233477310"/>
      <w:r>
        <w:t>8.2  Primary Data Sources</w:t>
      </w:r>
      <w:bookmarkEnd w:id="28"/>
    </w:p>
    <w:p w14:paraId="7539E9D1" w14:textId="77777777" w:rsidR="00D4439A" w:rsidRDefault="00D4439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9"/>
        <w:gridCol w:w="1521"/>
        <w:gridCol w:w="5010"/>
      </w:tblGrid>
      <w:tr w:rsidR="00D4439A" w14:paraId="27383F7A" w14:textId="77777777" w:rsidTr="002F5703">
        <w:tc>
          <w:tcPr>
            <w:tcW w:w="2900" w:type="dxa"/>
            <w:shd w:val="clear" w:color="auto" w:fill="2E75B6"/>
            <w:tcMar>
              <w:top w:w="80" w:type="dxa"/>
              <w:left w:w="120" w:type="dxa"/>
              <w:bottom w:w="80" w:type="dxa"/>
              <w:right w:w="120" w:type="dxa"/>
            </w:tcMar>
          </w:tcPr>
          <w:p w14:paraId="49CBEAB1" w14:textId="77777777" w:rsidR="00D4439A" w:rsidRDefault="00000000">
            <w:r>
              <w:rPr>
                <w:b/>
                <w:bCs/>
                <w:color w:val="FFFFFF"/>
                <w:sz w:val="18"/>
                <w:szCs w:val="18"/>
              </w:rPr>
              <w:t>Source</w:t>
            </w:r>
          </w:p>
        </w:tc>
        <w:tc>
          <w:tcPr>
            <w:tcW w:w="1300" w:type="dxa"/>
            <w:shd w:val="clear" w:color="auto" w:fill="2E75B6"/>
            <w:tcMar>
              <w:top w:w="80" w:type="dxa"/>
              <w:left w:w="120" w:type="dxa"/>
              <w:bottom w:w="80" w:type="dxa"/>
              <w:right w:w="120" w:type="dxa"/>
            </w:tcMar>
          </w:tcPr>
          <w:p w14:paraId="2EF75434" w14:textId="77777777" w:rsidR="00D4439A" w:rsidRDefault="00000000">
            <w:r>
              <w:rPr>
                <w:b/>
                <w:bCs/>
                <w:color w:val="FFFFFF"/>
                <w:sz w:val="18"/>
                <w:szCs w:val="18"/>
              </w:rPr>
              <w:t>Type</w:t>
            </w:r>
          </w:p>
        </w:tc>
        <w:tc>
          <w:tcPr>
            <w:tcW w:w="5160" w:type="dxa"/>
            <w:shd w:val="clear" w:color="auto" w:fill="2E75B6"/>
            <w:tcMar>
              <w:top w:w="80" w:type="dxa"/>
              <w:left w:w="120" w:type="dxa"/>
              <w:bottom w:w="80" w:type="dxa"/>
              <w:right w:w="120" w:type="dxa"/>
            </w:tcMar>
          </w:tcPr>
          <w:p w14:paraId="616628CE" w14:textId="77777777" w:rsidR="00D4439A" w:rsidRDefault="00000000">
            <w:r>
              <w:rPr>
                <w:b/>
                <w:bCs/>
                <w:color w:val="FFFFFF"/>
                <w:sz w:val="18"/>
                <w:szCs w:val="18"/>
              </w:rPr>
              <w:t>Usage in Report</w:t>
            </w:r>
          </w:p>
        </w:tc>
      </w:tr>
      <w:tr w:rsidR="00D4439A" w14:paraId="01594109" w14:textId="77777777" w:rsidTr="002F5703">
        <w:tc>
          <w:tcPr>
            <w:tcW w:w="2900" w:type="dxa"/>
            <w:tcMar>
              <w:top w:w="80" w:type="dxa"/>
              <w:left w:w="120" w:type="dxa"/>
              <w:bottom w:w="80" w:type="dxa"/>
              <w:right w:w="120" w:type="dxa"/>
            </w:tcMar>
          </w:tcPr>
          <w:p w14:paraId="33E80097" w14:textId="77777777" w:rsidR="00D4439A" w:rsidRDefault="00000000">
            <w:r>
              <w:rPr>
                <w:color w:val="000000"/>
                <w:sz w:val="18"/>
                <w:szCs w:val="18"/>
              </w:rPr>
              <w:t>Mordor Intelligence (2026)</w:t>
            </w:r>
          </w:p>
        </w:tc>
        <w:tc>
          <w:tcPr>
            <w:tcW w:w="1300" w:type="dxa"/>
            <w:tcMar>
              <w:top w:w="80" w:type="dxa"/>
              <w:left w:w="120" w:type="dxa"/>
              <w:bottom w:w="80" w:type="dxa"/>
              <w:right w:w="120" w:type="dxa"/>
            </w:tcMar>
          </w:tcPr>
          <w:p w14:paraId="666B6F74" w14:textId="77777777" w:rsidR="00D4439A" w:rsidRDefault="00000000">
            <w:r>
              <w:rPr>
                <w:color w:val="000000"/>
                <w:sz w:val="18"/>
                <w:szCs w:val="18"/>
              </w:rPr>
              <w:t>Analyst report</w:t>
            </w:r>
          </w:p>
        </w:tc>
        <w:tc>
          <w:tcPr>
            <w:tcW w:w="5160" w:type="dxa"/>
            <w:tcMar>
              <w:top w:w="80" w:type="dxa"/>
              <w:left w:w="120" w:type="dxa"/>
              <w:bottom w:w="80" w:type="dxa"/>
              <w:right w:w="120" w:type="dxa"/>
            </w:tcMar>
          </w:tcPr>
          <w:p w14:paraId="429FA3BC" w14:textId="57B241F0" w:rsidR="00D4439A" w:rsidRDefault="00000000">
            <w:r>
              <w:rPr>
                <w:color w:val="000000"/>
                <w:sz w:val="18"/>
                <w:szCs w:val="18"/>
              </w:rPr>
              <w:t xml:space="preserve">Global market </w:t>
            </w:r>
            <w:r w:rsidR="00692431">
              <w:rPr>
                <w:color w:val="000000"/>
                <w:sz w:val="18"/>
                <w:szCs w:val="18"/>
              </w:rPr>
              <w:t>size</w:t>
            </w:r>
            <w:r>
              <w:rPr>
                <w:color w:val="000000"/>
                <w:sz w:val="18"/>
                <w:szCs w:val="18"/>
              </w:rPr>
              <w:t>, CAGR, cloud/deployment mix, player revenue</w:t>
            </w:r>
          </w:p>
        </w:tc>
      </w:tr>
      <w:tr w:rsidR="00D4439A" w14:paraId="7A0BD8BF" w14:textId="77777777" w:rsidTr="002F5703">
        <w:tc>
          <w:tcPr>
            <w:tcW w:w="2900" w:type="dxa"/>
            <w:shd w:val="clear" w:color="auto" w:fill="F2F2F2"/>
            <w:tcMar>
              <w:top w:w="80" w:type="dxa"/>
              <w:left w:w="120" w:type="dxa"/>
              <w:bottom w:w="80" w:type="dxa"/>
              <w:right w:w="120" w:type="dxa"/>
            </w:tcMar>
          </w:tcPr>
          <w:p w14:paraId="5820B2A9" w14:textId="77777777" w:rsidR="00D4439A" w:rsidRDefault="00000000">
            <w:r>
              <w:rPr>
                <w:color w:val="000000"/>
                <w:sz w:val="18"/>
                <w:szCs w:val="18"/>
              </w:rPr>
              <w:t>Grand View Research (2025)</w:t>
            </w:r>
          </w:p>
        </w:tc>
        <w:tc>
          <w:tcPr>
            <w:tcW w:w="1300" w:type="dxa"/>
            <w:shd w:val="clear" w:color="auto" w:fill="F2F2F2"/>
            <w:tcMar>
              <w:top w:w="80" w:type="dxa"/>
              <w:left w:w="120" w:type="dxa"/>
              <w:bottom w:w="80" w:type="dxa"/>
              <w:right w:w="120" w:type="dxa"/>
            </w:tcMar>
          </w:tcPr>
          <w:p w14:paraId="7972E6AB" w14:textId="77777777" w:rsidR="00D4439A" w:rsidRDefault="00000000">
            <w:r>
              <w:rPr>
                <w:color w:val="000000"/>
                <w:sz w:val="18"/>
                <w:szCs w:val="18"/>
              </w:rPr>
              <w:t>Analyst report</w:t>
            </w:r>
          </w:p>
        </w:tc>
        <w:tc>
          <w:tcPr>
            <w:tcW w:w="5160" w:type="dxa"/>
            <w:shd w:val="clear" w:color="auto" w:fill="F2F2F2"/>
            <w:tcMar>
              <w:top w:w="80" w:type="dxa"/>
              <w:left w:w="120" w:type="dxa"/>
              <w:bottom w:w="80" w:type="dxa"/>
              <w:right w:w="120" w:type="dxa"/>
            </w:tcMar>
          </w:tcPr>
          <w:p w14:paraId="48081B4B" w14:textId="77777777" w:rsidR="00D4439A" w:rsidRDefault="00000000">
            <w:r>
              <w:rPr>
                <w:color w:val="000000"/>
                <w:sz w:val="18"/>
                <w:szCs w:val="18"/>
              </w:rPr>
              <w:t>Market size ($7.67B), segment shares, geographic distribution (31.9% North America)</w:t>
            </w:r>
          </w:p>
        </w:tc>
      </w:tr>
      <w:tr w:rsidR="00D4439A" w14:paraId="4F8840FA" w14:textId="77777777" w:rsidTr="002F5703">
        <w:tc>
          <w:tcPr>
            <w:tcW w:w="2900" w:type="dxa"/>
            <w:tcMar>
              <w:top w:w="80" w:type="dxa"/>
              <w:left w:w="120" w:type="dxa"/>
              <w:bottom w:w="80" w:type="dxa"/>
              <w:right w:w="120" w:type="dxa"/>
            </w:tcMar>
          </w:tcPr>
          <w:p w14:paraId="338702AF" w14:textId="77777777" w:rsidR="00D4439A" w:rsidRDefault="00000000">
            <w:r>
              <w:rPr>
                <w:color w:val="000000"/>
                <w:sz w:val="18"/>
                <w:szCs w:val="18"/>
              </w:rPr>
              <w:t>Fortune Business Insights (2024)</w:t>
            </w:r>
          </w:p>
        </w:tc>
        <w:tc>
          <w:tcPr>
            <w:tcW w:w="1300" w:type="dxa"/>
            <w:tcMar>
              <w:top w:w="80" w:type="dxa"/>
              <w:left w:w="120" w:type="dxa"/>
              <w:bottom w:w="80" w:type="dxa"/>
              <w:right w:w="120" w:type="dxa"/>
            </w:tcMar>
          </w:tcPr>
          <w:p w14:paraId="5D7ED19C" w14:textId="77777777" w:rsidR="00D4439A" w:rsidRDefault="00000000">
            <w:r>
              <w:rPr>
                <w:color w:val="000000"/>
                <w:sz w:val="18"/>
                <w:szCs w:val="18"/>
              </w:rPr>
              <w:t>Analyst report</w:t>
            </w:r>
          </w:p>
        </w:tc>
        <w:tc>
          <w:tcPr>
            <w:tcW w:w="5160" w:type="dxa"/>
            <w:tcMar>
              <w:top w:w="80" w:type="dxa"/>
              <w:left w:w="120" w:type="dxa"/>
              <w:bottom w:w="80" w:type="dxa"/>
              <w:right w:w="120" w:type="dxa"/>
            </w:tcMar>
          </w:tcPr>
          <w:p w14:paraId="653C25EF" w14:textId="77777777" w:rsidR="00D4439A" w:rsidRDefault="00000000">
            <w:r>
              <w:rPr>
                <w:color w:val="000000"/>
                <w:sz w:val="18"/>
                <w:szCs w:val="18"/>
              </w:rPr>
              <w:t>SME segment CAGR (11.06%), enterprise vs. SME split</w:t>
            </w:r>
          </w:p>
        </w:tc>
      </w:tr>
      <w:tr w:rsidR="00D4439A" w14:paraId="70B7403E" w14:textId="77777777" w:rsidTr="002F5703">
        <w:tc>
          <w:tcPr>
            <w:tcW w:w="2900" w:type="dxa"/>
            <w:shd w:val="clear" w:color="auto" w:fill="F2F2F2"/>
            <w:tcMar>
              <w:top w:w="80" w:type="dxa"/>
              <w:left w:w="120" w:type="dxa"/>
              <w:bottom w:w="80" w:type="dxa"/>
              <w:right w:w="120" w:type="dxa"/>
            </w:tcMar>
          </w:tcPr>
          <w:p w14:paraId="39319A07" w14:textId="77777777" w:rsidR="00D4439A" w:rsidRDefault="00000000">
            <w:r>
              <w:rPr>
                <w:color w:val="000000"/>
                <w:sz w:val="18"/>
                <w:szCs w:val="18"/>
              </w:rPr>
              <w:t>Precedence Research (2025)</w:t>
            </w:r>
          </w:p>
        </w:tc>
        <w:tc>
          <w:tcPr>
            <w:tcW w:w="1300" w:type="dxa"/>
            <w:shd w:val="clear" w:color="auto" w:fill="F2F2F2"/>
            <w:tcMar>
              <w:top w:w="80" w:type="dxa"/>
              <w:left w:w="120" w:type="dxa"/>
              <w:bottom w:w="80" w:type="dxa"/>
              <w:right w:w="120" w:type="dxa"/>
            </w:tcMar>
          </w:tcPr>
          <w:p w14:paraId="3EEEC4E7" w14:textId="77777777" w:rsidR="00D4439A" w:rsidRDefault="00000000">
            <w:r>
              <w:rPr>
                <w:color w:val="000000"/>
                <w:sz w:val="18"/>
                <w:szCs w:val="18"/>
              </w:rPr>
              <w:t>Analyst report</w:t>
            </w:r>
          </w:p>
        </w:tc>
        <w:tc>
          <w:tcPr>
            <w:tcW w:w="5160" w:type="dxa"/>
            <w:shd w:val="clear" w:color="auto" w:fill="F2F2F2"/>
            <w:tcMar>
              <w:top w:w="80" w:type="dxa"/>
              <w:left w:w="120" w:type="dxa"/>
              <w:bottom w:w="80" w:type="dxa"/>
              <w:right w:w="120" w:type="dxa"/>
            </w:tcMar>
          </w:tcPr>
          <w:p w14:paraId="69049AE5" w14:textId="77777777" w:rsidR="00D4439A" w:rsidRDefault="00000000">
            <w:r>
              <w:rPr>
                <w:color w:val="000000"/>
                <w:sz w:val="18"/>
                <w:szCs w:val="18"/>
              </w:rPr>
              <w:t>US-specific market size ($0.98B in 2024) and 9.36% CAGR to 2034</w:t>
            </w:r>
          </w:p>
        </w:tc>
      </w:tr>
      <w:tr w:rsidR="00D4439A" w14:paraId="62CCA1A8" w14:textId="77777777" w:rsidTr="002F5703">
        <w:tc>
          <w:tcPr>
            <w:tcW w:w="2900" w:type="dxa"/>
            <w:tcMar>
              <w:top w:w="80" w:type="dxa"/>
              <w:left w:w="120" w:type="dxa"/>
              <w:bottom w:w="80" w:type="dxa"/>
              <w:right w:w="120" w:type="dxa"/>
            </w:tcMar>
          </w:tcPr>
          <w:p w14:paraId="412890CC" w14:textId="77777777" w:rsidR="00D4439A" w:rsidRDefault="00000000">
            <w:r>
              <w:rPr>
                <w:color w:val="000000"/>
                <w:sz w:val="18"/>
                <w:szCs w:val="18"/>
              </w:rPr>
              <w:t>Data Bridge Market Research (2024)</w:t>
            </w:r>
          </w:p>
        </w:tc>
        <w:tc>
          <w:tcPr>
            <w:tcW w:w="1300" w:type="dxa"/>
            <w:tcMar>
              <w:top w:w="80" w:type="dxa"/>
              <w:left w:w="120" w:type="dxa"/>
              <w:bottom w:w="80" w:type="dxa"/>
              <w:right w:w="120" w:type="dxa"/>
            </w:tcMar>
          </w:tcPr>
          <w:p w14:paraId="4C47A8C4" w14:textId="77777777" w:rsidR="00D4439A" w:rsidRDefault="00000000">
            <w:r>
              <w:rPr>
                <w:color w:val="000000"/>
                <w:sz w:val="18"/>
                <w:szCs w:val="18"/>
              </w:rPr>
              <w:t>Analyst report</w:t>
            </w:r>
          </w:p>
        </w:tc>
        <w:tc>
          <w:tcPr>
            <w:tcW w:w="5160" w:type="dxa"/>
            <w:tcMar>
              <w:top w:w="80" w:type="dxa"/>
              <w:left w:w="120" w:type="dxa"/>
              <w:bottom w:w="80" w:type="dxa"/>
              <w:right w:w="120" w:type="dxa"/>
            </w:tcMar>
          </w:tcPr>
          <w:p w14:paraId="74224C0E" w14:textId="77777777" w:rsidR="00D4439A" w:rsidRDefault="00000000">
            <w:r>
              <w:rPr>
                <w:color w:val="000000"/>
                <w:sz w:val="18"/>
                <w:szCs w:val="18"/>
              </w:rPr>
              <w:t>North America segment detail; subscription pricing dominance (69.4%)</w:t>
            </w:r>
          </w:p>
        </w:tc>
      </w:tr>
      <w:tr w:rsidR="00D4439A" w14:paraId="1F54FBA4" w14:textId="77777777" w:rsidTr="002F5703">
        <w:tc>
          <w:tcPr>
            <w:tcW w:w="2900" w:type="dxa"/>
            <w:shd w:val="clear" w:color="auto" w:fill="F2F2F2"/>
            <w:tcMar>
              <w:top w:w="80" w:type="dxa"/>
              <w:left w:w="120" w:type="dxa"/>
              <w:bottom w:w="80" w:type="dxa"/>
              <w:right w:w="120" w:type="dxa"/>
            </w:tcMar>
          </w:tcPr>
          <w:p w14:paraId="5F628B83" w14:textId="77777777" w:rsidR="00D4439A" w:rsidRDefault="00000000">
            <w:r>
              <w:rPr>
                <w:color w:val="000000"/>
                <w:sz w:val="18"/>
                <w:szCs w:val="18"/>
              </w:rPr>
              <w:t>Software Advice / Capterra (2026)</w:t>
            </w:r>
          </w:p>
        </w:tc>
        <w:tc>
          <w:tcPr>
            <w:tcW w:w="1300" w:type="dxa"/>
            <w:shd w:val="clear" w:color="auto" w:fill="F2F2F2"/>
            <w:tcMar>
              <w:top w:w="80" w:type="dxa"/>
              <w:left w:w="120" w:type="dxa"/>
              <w:bottom w:w="80" w:type="dxa"/>
              <w:right w:w="120" w:type="dxa"/>
            </w:tcMar>
          </w:tcPr>
          <w:p w14:paraId="628F067E" w14:textId="77777777" w:rsidR="00D4439A" w:rsidRDefault="00000000">
            <w:r>
              <w:rPr>
                <w:color w:val="000000"/>
                <w:sz w:val="18"/>
                <w:szCs w:val="18"/>
              </w:rPr>
              <w:t>Review aggregator + buyer data</w:t>
            </w:r>
          </w:p>
        </w:tc>
        <w:tc>
          <w:tcPr>
            <w:tcW w:w="5160" w:type="dxa"/>
            <w:shd w:val="clear" w:color="auto" w:fill="F2F2F2"/>
            <w:tcMar>
              <w:top w:w="80" w:type="dxa"/>
              <w:left w:w="120" w:type="dxa"/>
              <w:bottom w:w="80" w:type="dxa"/>
              <w:right w:w="120" w:type="dxa"/>
            </w:tcMar>
          </w:tcPr>
          <w:p w14:paraId="23F8EAD0" w14:textId="77777777" w:rsidR="00D4439A" w:rsidRDefault="00000000">
            <w:r>
              <w:rPr>
                <w:color w:val="000000"/>
                <w:sz w:val="18"/>
                <w:szCs w:val="18"/>
              </w:rPr>
              <w:t>Buyer personas, purchase factors, competitive ratings (n=8,205 advisor conversations, 2025–2026)</w:t>
            </w:r>
          </w:p>
        </w:tc>
      </w:tr>
      <w:tr w:rsidR="00D4439A" w14:paraId="2275B5DC" w14:textId="77777777" w:rsidTr="002F5703">
        <w:tc>
          <w:tcPr>
            <w:tcW w:w="2900" w:type="dxa"/>
            <w:tcMar>
              <w:top w:w="80" w:type="dxa"/>
              <w:left w:w="120" w:type="dxa"/>
              <w:bottom w:w="80" w:type="dxa"/>
              <w:right w:w="120" w:type="dxa"/>
            </w:tcMar>
          </w:tcPr>
          <w:p w14:paraId="1A468066" w14:textId="77777777" w:rsidR="00D4439A" w:rsidRDefault="00000000">
            <w:r>
              <w:rPr>
                <w:color w:val="000000"/>
                <w:sz w:val="18"/>
                <w:szCs w:val="18"/>
              </w:rPr>
              <w:t>G2 / Capterra user reviews</w:t>
            </w:r>
          </w:p>
        </w:tc>
        <w:tc>
          <w:tcPr>
            <w:tcW w:w="1300" w:type="dxa"/>
            <w:tcMar>
              <w:top w:w="80" w:type="dxa"/>
              <w:left w:w="120" w:type="dxa"/>
              <w:bottom w:w="80" w:type="dxa"/>
              <w:right w:w="120" w:type="dxa"/>
            </w:tcMar>
          </w:tcPr>
          <w:p w14:paraId="1DB876EA" w14:textId="77777777" w:rsidR="00D4439A" w:rsidRDefault="00000000">
            <w:r>
              <w:rPr>
                <w:color w:val="000000"/>
                <w:sz w:val="18"/>
                <w:szCs w:val="18"/>
              </w:rPr>
              <w:t>Primary user research</w:t>
            </w:r>
          </w:p>
        </w:tc>
        <w:tc>
          <w:tcPr>
            <w:tcW w:w="5160" w:type="dxa"/>
            <w:tcMar>
              <w:top w:w="80" w:type="dxa"/>
              <w:left w:w="120" w:type="dxa"/>
              <w:bottom w:w="80" w:type="dxa"/>
              <w:right w:w="120" w:type="dxa"/>
            </w:tcMar>
          </w:tcPr>
          <w:p w14:paraId="48B6A8C7" w14:textId="77777777" w:rsidR="00D4439A" w:rsidRDefault="00000000">
            <w:r>
              <w:rPr>
                <w:color w:val="000000"/>
                <w:sz w:val="18"/>
                <w:szCs w:val="18"/>
              </w:rPr>
              <w:t>Pain points, switching reasons, feature gaps, competitor weaknesses</w:t>
            </w:r>
          </w:p>
        </w:tc>
      </w:tr>
      <w:tr w:rsidR="00D4439A" w14:paraId="7B9965F0" w14:textId="77777777" w:rsidTr="002F5703">
        <w:tc>
          <w:tcPr>
            <w:tcW w:w="2900" w:type="dxa"/>
            <w:shd w:val="clear" w:color="auto" w:fill="F2F2F2"/>
            <w:tcMar>
              <w:top w:w="80" w:type="dxa"/>
              <w:left w:w="120" w:type="dxa"/>
              <w:bottom w:w="80" w:type="dxa"/>
              <w:right w:w="120" w:type="dxa"/>
            </w:tcMar>
          </w:tcPr>
          <w:p w14:paraId="18CE6B0D" w14:textId="77777777" w:rsidR="00D4439A" w:rsidRDefault="00000000">
            <w:r>
              <w:rPr>
                <w:color w:val="000000"/>
                <w:sz w:val="18"/>
                <w:szCs w:val="18"/>
              </w:rPr>
              <w:t>JobTread press releases (2024–2025)</w:t>
            </w:r>
          </w:p>
        </w:tc>
        <w:tc>
          <w:tcPr>
            <w:tcW w:w="1300" w:type="dxa"/>
            <w:shd w:val="clear" w:color="auto" w:fill="F2F2F2"/>
            <w:tcMar>
              <w:top w:w="80" w:type="dxa"/>
              <w:left w:w="120" w:type="dxa"/>
              <w:bottom w:w="80" w:type="dxa"/>
              <w:right w:w="120" w:type="dxa"/>
            </w:tcMar>
          </w:tcPr>
          <w:p w14:paraId="41ED990E" w14:textId="77777777" w:rsidR="00D4439A" w:rsidRDefault="00000000">
            <w:r>
              <w:rPr>
                <w:color w:val="000000"/>
                <w:sz w:val="18"/>
                <w:szCs w:val="18"/>
              </w:rPr>
              <w:t>Company announcements</w:t>
            </w:r>
          </w:p>
        </w:tc>
        <w:tc>
          <w:tcPr>
            <w:tcW w:w="5160" w:type="dxa"/>
            <w:shd w:val="clear" w:color="auto" w:fill="F2F2F2"/>
            <w:tcMar>
              <w:top w:w="80" w:type="dxa"/>
              <w:left w:w="120" w:type="dxa"/>
              <w:bottom w:w="80" w:type="dxa"/>
              <w:right w:w="120" w:type="dxa"/>
            </w:tcMar>
          </w:tcPr>
          <w:p w14:paraId="531584ED" w14:textId="77777777" w:rsidR="00D4439A" w:rsidRDefault="00000000">
            <w:r>
              <w:rPr>
                <w:color w:val="000000"/>
                <w:sz w:val="18"/>
                <w:szCs w:val="18"/>
              </w:rPr>
              <w:t>Growth trajectory, customer count, Deloitte Fast 500 ranking, award recognitions</w:t>
            </w:r>
          </w:p>
        </w:tc>
      </w:tr>
      <w:tr w:rsidR="00D4439A" w14:paraId="467ECD0C" w14:textId="77777777" w:rsidTr="002F5703">
        <w:tc>
          <w:tcPr>
            <w:tcW w:w="2900" w:type="dxa"/>
            <w:tcMar>
              <w:top w:w="80" w:type="dxa"/>
              <w:left w:w="120" w:type="dxa"/>
              <w:bottom w:w="80" w:type="dxa"/>
              <w:right w:w="120" w:type="dxa"/>
            </w:tcMar>
          </w:tcPr>
          <w:p w14:paraId="46E8B354" w14:textId="77777777" w:rsidR="00D4439A" w:rsidRDefault="00000000">
            <w:r>
              <w:rPr>
                <w:color w:val="000000"/>
                <w:sz w:val="18"/>
                <w:szCs w:val="18"/>
              </w:rPr>
              <w:t>Procore Q2 2025 earnings / investor materials</w:t>
            </w:r>
          </w:p>
        </w:tc>
        <w:tc>
          <w:tcPr>
            <w:tcW w:w="1300" w:type="dxa"/>
            <w:tcMar>
              <w:top w:w="80" w:type="dxa"/>
              <w:left w:w="120" w:type="dxa"/>
              <w:bottom w:w="80" w:type="dxa"/>
              <w:right w:w="120" w:type="dxa"/>
            </w:tcMar>
          </w:tcPr>
          <w:p w14:paraId="68348331" w14:textId="77777777" w:rsidR="00D4439A" w:rsidRDefault="00000000">
            <w:r>
              <w:rPr>
                <w:color w:val="000000"/>
                <w:sz w:val="18"/>
                <w:szCs w:val="18"/>
              </w:rPr>
              <w:t>Public company data</w:t>
            </w:r>
          </w:p>
        </w:tc>
        <w:tc>
          <w:tcPr>
            <w:tcW w:w="5160" w:type="dxa"/>
            <w:tcMar>
              <w:top w:w="80" w:type="dxa"/>
              <w:left w:w="120" w:type="dxa"/>
              <w:bottom w:w="80" w:type="dxa"/>
              <w:right w:w="120" w:type="dxa"/>
            </w:tcMar>
          </w:tcPr>
          <w:p w14:paraId="4199DB4C" w14:textId="77777777" w:rsidR="00D4439A" w:rsidRDefault="00000000">
            <w:r>
              <w:rPr>
                <w:color w:val="000000"/>
                <w:sz w:val="18"/>
                <w:szCs w:val="18"/>
              </w:rPr>
              <w:t>Revenue ($324M Q2 2025; $1B+ annual), 7.4% market share, margin expansion</w:t>
            </w:r>
          </w:p>
        </w:tc>
      </w:tr>
      <w:tr w:rsidR="00D4439A" w14:paraId="77023889" w14:textId="77777777" w:rsidTr="002F5703">
        <w:tc>
          <w:tcPr>
            <w:tcW w:w="2900" w:type="dxa"/>
            <w:shd w:val="clear" w:color="auto" w:fill="F2F2F2"/>
            <w:tcMar>
              <w:top w:w="80" w:type="dxa"/>
              <w:left w:w="120" w:type="dxa"/>
              <w:bottom w:w="80" w:type="dxa"/>
              <w:right w:w="120" w:type="dxa"/>
            </w:tcMar>
          </w:tcPr>
          <w:p w14:paraId="098D286B" w14:textId="77777777" w:rsidR="00D4439A" w:rsidRDefault="00000000">
            <w:r>
              <w:rPr>
                <w:color w:val="000000"/>
                <w:sz w:val="18"/>
                <w:szCs w:val="18"/>
              </w:rPr>
              <w:t>RICS AI in Construction Survey (2025)</w:t>
            </w:r>
          </w:p>
        </w:tc>
        <w:tc>
          <w:tcPr>
            <w:tcW w:w="1300" w:type="dxa"/>
            <w:shd w:val="clear" w:color="auto" w:fill="F2F2F2"/>
            <w:tcMar>
              <w:top w:w="80" w:type="dxa"/>
              <w:left w:w="120" w:type="dxa"/>
              <w:bottom w:w="80" w:type="dxa"/>
              <w:right w:w="120" w:type="dxa"/>
            </w:tcMar>
          </w:tcPr>
          <w:p w14:paraId="0754494C" w14:textId="77777777" w:rsidR="00D4439A" w:rsidRDefault="00000000">
            <w:r>
              <w:rPr>
                <w:color w:val="000000"/>
                <w:sz w:val="18"/>
                <w:szCs w:val="18"/>
              </w:rPr>
              <w:t>Industry survey (n=2,200+)</w:t>
            </w:r>
          </w:p>
        </w:tc>
        <w:tc>
          <w:tcPr>
            <w:tcW w:w="5160" w:type="dxa"/>
            <w:shd w:val="clear" w:color="auto" w:fill="F2F2F2"/>
            <w:tcMar>
              <w:top w:w="80" w:type="dxa"/>
              <w:left w:w="120" w:type="dxa"/>
              <w:bottom w:w="80" w:type="dxa"/>
              <w:right w:w="120" w:type="dxa"/>
            </w:tcMar>
          </w:tcPr>
          <w:p w14:paraId="478C9378" w14:textId="77777777" w:rsidR="00D4439A" w:rsidRDefault="00000000">
            <w:r>
              <w:rPr>
                <w:color w:val="000000"/>
                <w:sz w:val="18"/>
                <w:szCs w:val="18"/>
              </w:rPr>
              <w:t>AI adoption rates (&lt;2%), adoption barriers, contractor intentions</w:t>
            </w:r>
          </w:p>
        </w:tc>
      </w:tr>
      <w:tr w:rsidR="00D4439A" w14:paraId="60B962E9" w14:textId="77777777" w:rsidTr="002F5703">
        <w:tc>
          <w:tcPr>
            <w:tcW w:w="2900" w:type="dxa"/>
            <w:tcMar>
              <w:top w:w="80" w:type="dxa"/>
              <w:left w:w="120" w:type="dxa"/>
              <w:bottom w:w="80" w:type="dxa"/>
              <w:right w:w="120" w:type="dxa"/>
            </w:tcMar>
          </w:tcPr>
          <w:p w14:paraId="2B3FC6B9" w14:textId="77777777" w:rsidR="00D4439A" w:rsidRDefault="00000000">
            <w:r>
              <w:rPr>
                <w:color w:val="000000"/>
                <w:sz w:val="18"/>
                <w:szCs w:val="18"/>
              </w:rPr>
              <w:t>Deloitte / Autodesk State of Digital Adoption in Construction (2024)</w:t>
            </w:r>
          </w:p>
        </w:tc>
        <w:tc>
          <w:tcPr>
            <w:tcW w:w="1300" w:type="dxa"/>
            <w:tcMar>
              <w:top w:w="80" w:type="dxa"/>
              <w:left w:w="120" w:type="dxa"/>
              <w:bottom w:w="80" w:type="dxa"/>
              <w:right w:w="120" w:type="dxa"/>
            </w:tcMar>
          </w:tcPr>
          <w:p w14:paraId="48B770DD" w14:textId="77777777" w:rsidR="00D4439A" w:rsidRDefault="00000000">
            <w:r>
              <w:rPr>
                <w:color w:val="000000"/>
                <w:sz w:val="18"/>
                <w:szCs w:val="18"/>
              </w:rPr>
              <w:t>Commissioned report</w:t>
            </w:r>
          </w:p>
        </w:tc>
        <w:tc>
          <w:tcPr>
            <w:tcW w:w="5160" w:type="dxa"/>
            <w:tcMar>
              <w:top w:w="80" w:type="dxa"/>
              <w:left w:w="120" w:type="dxa"/>
              <w:bottom w:w="80" w:type="dxa"/>
              <w:right w:w="120" w:type="dxa"/>
            </w:tcMar>
          </w:tcPr>
          <w:p w14:paraId="407196F7" w14:textId="77777777" w:rsidR="00D4439A" w:rsidRDefault="00000000">
            <w:r>
              <w:rPr>
                <w:color w:val="000000"/>
                <w:sz w:val="18"/>
                <w:szCs w:val="18"/>
              </w:rPr>
              <w:t>Digital adoption rates, revenue impact of tech investment, 42% skills gap finding</w:t>
            </w:r>
          </w:p>
        </w:tc>
      </w:tr>
      <w:tr w:rsidR="00D4439A" w14:paraId="2052410F" w14:textId="77777777" w:rsidTr="002F5703">
        <w:tc>
          <w:tcPr>
            <w:tcW w:w="2900" w:type="dxa"/>
            <w:shd w:val="clear" w:color="auto" w:fill="F2F2F2"/>
            <w:tcMar>
              <w:top w:w="80" w:type="dxa"/>
              <w:left w:w="120" w:type="dxa"/>
              <w:bottom w:w="80" w:type="dxa"/>
              <w:right w:w="120" w:type="dxa"/>
            </w:tcMar>
          </w:tcPr>
          <w:p w14:paraId="43147509" w14:textId="77777777" w:rsidR="00D4439A" w:rsidRDefault="00000000">
            <w:r>
              <w:rPr>
                <w:color w:val="000000"/>
                <w:sz w:val="18"/>
                <w:szCs w:val="18"/>
              </w:rPr>
              <w:t>McKinsey Global Institute</w:t>
            </w:r>
          </w:p>
        </w:tc>
        <w:tc>
          <w:tcPr>
            <w:tcW w:w="1300" w:type="dxa"/>
            <w:shd w:val="clear" w:color="auto" w:fill="F2F2F2"/>
            <w:tcMar>
              <w:top w:w="80" w:type="dxa"/>
              <w:left w:w="120" w:type="dxa"/>
              <w:bottom w:w="80" w:type="dxa"/>
              <w:right w:w="120" w:type="dxa"/>
            </w:tcMar>
          </w:tcPr>
          <w:p w14:paraId="02DAC5CC" w14:textId="77777777" w:rsidR="00D4439A" w:rsidRDefault="00000000">
            <w:r>
              <w:rPr>
                <w:color w:val="000000"/>
                <w:sz w:val="18"/>
                <w:szCs w:val="18"/>
              </w:rPr>
              <w:t>Research</w:t>
            </w:r>
          </w:p>
        </w:tc>
        <w:tc>
          <w:tcPr>
            <w:tcW w:w="5160" w:type="dxa"/>
            <w:shd w:val="clear" w:color="auto" w:fill="F2F2F2"/>
            <w:tcMar>
              <w:top w:w="80" w:type="dxa"/>
              <w:left w:w="120" w:type="dxa"/>
              <w:bottom w:w="80" w:type="dxa"/>
              <w:right w:w="120" w:type="dxa"/>
            </w:tcMar>
          </w:tcPr>
          <w:p w14:paraId="1DE2C953" w14:textId="77777777" w:rsidR="00D4439A" w:rsidRDefault="00000000">
            <w:r>
              <w:rPr>
                <w:color w:val="000000"/>
                <w:sz w:val="18"/>
                <w:szCs w:val="18"/>
              </w:rPr>
              <w:t>Productivity gap, $1.6T opportunity, 35% time spent on non-productive activities</w:t>
            </w:r>
          </w:p>
        </w:tc>
      </w:tr>
      <w:tr w:rsidR="00D4439A" w14:paraId="73B6B1AE" w14:textId="77777777" w:rsidTr="002F5703">
        <w:tc>
          <w:tcPr>
            <w:tcW w:w="2900" w:type="dxa"/>
            <w:tcMar>
              <w:top w:w="80" w:type="dxa"/>
              <w:left w:w="120" w:type="dxa"/>
              <w:bottom w:w="80" w:type="dxa"/>
              <w:right w:w="120" w:type="dxa"/>
            </w:tcMar>
          </w:tcPr>
          <w:p w14:paraId="0E96A702" w14:textId="77777777" w:rsidR="00D4439A" w:rsidRDefault="00000000">
            <w:r>
              <w:rPr>
                <w:color w:val="000000"/>
                <w:sz w:val="18"/>
                <w:szCs w:val="18"/>
              </w:rPr>
              <w:t>AGC 2025 Survey</w:t>
            </w:r>
          </w:p>
        </w:tc>
        <w:tc>
          <w:tcPr>
            <w:tcW w:w="1300" w:type="dxa"/>
            <w:tcMar>
              <w:top w:w="80" w:type="dxa"/>
              <w:left w:w="120" w:type="dxa"/>
              <w:bottom w:w="80" w:type="dxa"/>
              <w:right w:w="120" w:type="dxa"/>
            </w:tcMar>
          </w:tcPr>
          <w:p w14:paraId="4491A0F0" w14:textId="77777777" w:rsidR="00D4439A" w:rsidRDefault="00000000">
            <w:r>
              <w:rPr>
                <w:color w:val="000000"/>
                <w:sz w:val="18"/>
                <w:szCs w:val="18"/>
              </w:rPr>
              <w:t>Trade association</w:t>
            </w:r>
          </w:p>
        </w:tc>
        <w:tc>
          <w:tcPr>
            <w:tcW w:w="5160" w:type="dxa"/>
            <w:tcMar>
              <w:top w:w="80" w:type="dxa"/>
              <w:left w:w="120" w:type="dxa"/>
              <w:bottom w:w="80" w:type="dxa"/>
              <w:right w:w="120" w:type="dxa"/>
            </w:tcMar>
          </w:tcPr>
          <w:p w14:paraId="21D7ED48" w14:textId="77777777" w:rsidR="00D4439A" w:rsidRDefault="00000000">
            <w:r>
              <w:rPr>
                <w:color w:val="000000"/>
                <w:sz w:val="18"/>
                <w:szCs w:val="18"/>
              </w:rPr>
              <w:t>Technology investment intentions; 44% plan AI investment increase in 2025</w:t>
            </w:r>
          </w:p>
        </w:tc>
      </w:tr>
      <w:tr w:rsidR="00D4439A" w14:paraId="2B56950E" w14:textId="77777777" w:rsidTr="002F5703">
        <w:tc>
          <w:tcPr>
            <w:tcW w:w="2900" w:type="dxa"/>
            <w:shd w:val="clear" w:color="auto" w:fill="F2F2F2"/>
            <w:tcMar>
              <w:top w:w="80" w:type="dxa"/>
              <w:left w:w="120" w:type="dxa"/>
              <w:bottom w:w="80" w:type="dxa"/>
              <w:right w:w="120" w:type="dxa"/>
            </w:tcMar>
          </w:tcPr>
          <w:p w14:paraId="42CB47D6" w14:textId="77777777" w:rsidR="00D4439A" w:rsidRDefault="00000000">
            <w:r>
              <w:rPr>
                <w:color w:val="000000"/>
                <w:sz w:val="18"/>
                <w:szCs w:val="18"/>
              </w:rPr>
              <w:t>Tracxn (Housecall Pro profile)</w:t>
            </w:r>
          </w:p>
        </w:tc>
        <w:tc>
          <w:tcPr>
            <w:tcW w:w="1300" w:type="dxa"/>
            <w:shd w:val="clear" w:color="auto" w:fill="F2F2F2"/>
            <w:tcMar>
              <w:top w:w="80" w:type="dxa"/>
              <w:left w:w="120" w:type="dxa"/>
              <w:bottom w:w="80" w:type="dxa"/>
              <w:right w:w="120" w:type="dxa"/>
            </w:tcMar>
          </w:tcPr>
          <w:p w14:paraId="0B8FBEAD" w14:textId="77777777" w:rsidR="00D4439A" w:rsidRDefault="00000000">
            <w:r>
              <w:rPr>
                <w:color w:val="000000"/>
                <w:sz w:val="18"/>
                <w:szCs w:val="18"/>
              </w:rPr>
              <w:t>Private company data</w:t>
            </w:r>
          </w:p>
        </w:tc>
        <w:tc>
          <w:tcPr>
            <w:tcW w:w="5160" w:type="dxa"/>
            <w:shd w:val="clear" w:color="auto" w:fill="F2F2F2"/>
            <w:tcMar>
              <w:top w:w="80" w:type="dxa"/>
              <w:left w:w="120" w:type="dxa"/>
              <w:bottom w:w="80" w:type="dxa"/>
              <w:right w:w="120" w:type="dxa"/>
            </w:tcMar>
          </w:tcPr>
          <w:p w14:paraId="2492B5D6" w14:textId="77777777" w:rsidR="00D4439A" w:rsidRDefault="00000000">
            <w:r>
              <w:rPr>
                <w:color w:val="000000"/>
                <w:sz w:val="18"/>
                <w:szCs w:val="18"/>
              </w:rPr>
              <w:t>Funding ($147M across 8 rounds), competitive landscape mapping</w:t>
            </w:r>
          </w:p>
        </w:tc>
      </w:tr>
    </w:tbl>
    <w:p w14:paraId="33A10A69" w14:textId="77777777" w:rsidR="00D4439A" w:rsidRDefault="00D4439A">
      <w:pPr>
        <w:spacing w:after="80"/>
      </w:pPr>
    </w:p>
    <w:p w14:paraId="44192D32" w14:textId="43AB2871" w:rsidR="00D4439A" w:rsidRDefault="00000000">
      <w:pPr>
        <w:spacing w:after="120"/>
        <w:jc w:val="center"/>
      </w:pPr>
      <w:r>
        <w:rPr>
          <w:i/>
          <w:iCs/>
          <w:color w:val="595959"/>
          <w:sz w:val="16"/>
          <w:szCs w:val="16"/>
        </w:rPr>
        <w:t xml:space="preserve">Report produced by: Market Research Analysis — AI-Assisted  |  June 27, </w:t>
      </w:r>
      <w:r w:rsidR="002F5703">
        <w:rPr>
          <w:i/>
          <w:iCs/>
          <w:color w:val="595959"/>
          <w:sz w:val="16"/>
          <w:szCs w:val="16"/>
        </w:rPr>
        <w:t>2026,</w:t>
      </w:r>
      <w:r>
        <w:rPr>
          <w:i/>
          <w:iCs/>
          <w:color w:val="595959"/>
          <w:sz w:val="16"/>
          <w:szCs w:val="16"/>
        </w:rPr>
        <w:t xml:space="preserve">  |  Confidence disclosures apply throughout. No fabricated statistics. All estimates </w:t>
      </w:r>
      <w:r w:rsidR="002F5703">
        <w:rPr>
          <w:i/>
          <w:iCs/>
          <w:color w:val="595959"/>
          <w:sz w:val="16"/>
          <w:szCs w:val="16"/>
        </w:rPr>
        <w:t>are clearly</w:t>
      </w:r>
      <w:r>
        <w:rPr>
          <w:i/>
          <w:iCs/>
          <w:color w:val="595959"/>
          <w:sz w:val="16"/>
          <w:szCs w:val="16"/>
        </w:rPr>
        <w:t xml:space="preserve"> labeled.</w:t>
      </w:r>
    </w:p>
    <w:sectPr w:rsidR="00D4439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AE33" w14:textId="77777777" w:rsidR="00BB4B8B" w:rsidRDefault="00BB4B8B">
      <w:r>
        <w:separator/>
      </w:r>
    </w:p>
  </w:endnote>
  <w:endnote w:type="continuationSeparator" w:id="0">
    <w:p w14:paraId="04723F77" w14:textId="77777777" w:rsidR="00BB4B8B" w:rsidRDefault="00BB4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6AA4" w14:textId="77777777" w:rsidR="00D4439A" w:rsidRDefault="00000000">
    <w:pPr>
      <w:pBdr>
        <w:top w:val="single" w:sz="4" w:space="1" w:color="2E75B6"/>
      </w:pBdr>
    </w:pPr>
    <w:r>
      <w:rPr>
        <w:color w:val="595959"/>
        <w:sz w:val="16"/>
        <w:szCs w:val="16"/>
      </w:rPr>
      <w:t xml:space="preserve">June 27, 2026     Page </w:t>
    </w:r>
    <w:r>
      <w:rPr>
        <w:color w:val="595959"/>
        <w:sz w:val="16"/>
        <w:szCs w:val="16"/>
      </w:rPr>
      <w:fldChar w:fldCharType="begin"/>
    </w:r>
    <w:r>
      <w:rPr>
        <w:color w:val="595959"/>
        <w:sz w:val="16"/>
        <w:szCs w:val="16"/>
      </w:rPr>
      <w:instrText>PAGE</w:instrText>
    </w:r>
    <w:r>
      <w:rPr>
        <w:color w:val="595959"/>
        <w:sz w:val="16"/>
        <w:szCs w:val="16"/>
      </w:rPr>
      <w:fldChar w:fldCharType="separate"/>
    </w:r>
    <w:r w:rsidR="00D54C3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D54C34">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2333A" w14:textId="77777777" w:rsidR="00BB4B8B" w:rsidRDefault="00BB4B8B">
      <w:r>
        <w:separator/>
      </w:r>
    </w:p>
  </w:footnote>
  <w:footnote w:type="continuationSeparator" w:id="0">
    <w:p w14:paraId="11B4743D" w14:textId="77777777" w:rsidR="00BB4B8B" w:rsidRDefault="00BB4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BAB2" w14:textId="312AE0FE" w:rsidR="00D4439A" w:rsidRDefault="00000000">
    <w:pPr>
      <w:pBdr>
        <w:bottom w:val="single" w:sz="4" w:space="1" w:color="2E75B6"/>
      </w:pBdr>
    </w:pPr>
    <w:r>
      <w:rPr>
        <w:color w:val="595959"/>
        <w:sz w:val="16"/>
        <w:szCs w:val="16"/>
      </w:rPr>
      <w:t>US Small Construction &amp; Renovation Software — Market Research Report</w:t>
    </w:r>
    <w:r>
      <w:rPr>
        <w:b/>
        <w:bCs/>
        <w:color w:val="9C0006"/>
        <w:sz w:val="16"/>
        <w:szCs w:val="16"/>
      </w:rPr>
      <w:t xml:space="preserve">   |   Builders Stream Pro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566"/>
    <w:multiLevelType w:val="hybridMultilevel"/>
    <w:tmpl w:val="8F9CFD78"/>
    <w:lvl w:ilvl="0" w:tplc="0409001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FF310B7"/>
    <w:multiLevelType w:val="hybridMultilevel"/>
    <w:tmpl w:val="C2A6060C"/>
    <w:lvl w:ilvl="0" w:tplc="4544A664">
      <w:start w:val="1"/>
      <w:numFmt w:val="bullet"/>
      <w:lvlText w:val="•"/>
      <w:lvlJc w:val="left"/>
      <w:pPr>
        <w:ind w:left="720" w:hanging="360"/>
      </w:pPr>
    </w:lvl>
    <w:lvl w:ilvl="1" w:tplc="E9169944">
      <w:numFmt w:val="decimal"/>
      <w:lvlText w:val=""/>
      <w:lvlJc w:val="left"/>
    </w:lvl>
    <w:lvl w:ilvl="2" w:tplc="510CC5C8">
      <w:numFmt w:val="decimal"/>
      <w:lvlText w:val=""/>
      <w:lvlJc w:val="left"/>
    </w:lvl>
    <w:lvl w:ilvl="3" w:tplc="26420784">
      <w:numFmt w:val="decimal"/>
      <w:lvlText w:val=""/>
      <w:lvlJc w:val="left"/>
    </w:lvl>
    <w:lvl w:ilvl="4" w:tplc="B6DA7664">
      <w:numFmt w:val="decimal"/>
      <w:lvlText w:val=""/>
      <w:lvlJc w:val="left"/>
    </w:lvl>
    <w:lvl w:ilvl="5" w:tplc="423C57B2">
      <w:numFmt w:val="decimal"/>
      <w:lvlText w:val=""/>
      <w:lvlJc w:val="left"/>
    </w:lvl>
    <w:lvl w:ilvl="6" w:tplc="B3A67984">
      <w:numFmt w:val="decimal"/>
      <w:lvlText w:val=""/>
      <w:lvlJc w:val="left"/>
    </w:lvl>
    <w:lvl w:ilvl="7" w:tplc="5AB401D2">
      <w:numFmt w:val="decimal"/>
      <w:lvlText w:val=""/>
      <w:lvlJc w:val="left"/>
    </w:lvl>
    <w:lvl w:ilvl="8" w:tplc="4D0AC900">
      <w:numFmt w:val="decimal"/>
      <w:lvlText w:val=""/>
      <w:lvlJc w:val="left"/>
    </w:lvl>
  </w:abstractNum>
  <w:abstractNum w:abstractNumId="2" w15:restartNumberingAfterBreak="0">
    <w:nsid w:val="33950696"/>
    <w:multiLevelType w:val="hybridMultilevel"/>
    <w:tmpl w:val="CDEED372"/>
    <w:lvl w:ilvl="0" w:tplc="39221844">
      <w:start w:val="1"/>
      <w:numFmt w:val="decimal"/>
      <w:lvlText w:val="%1."/>
      <w:lvlJc w:val="left"/>
      <w:pPr>
        <w:ind w:left="720" w:hanging="360"/>
      </w:pPr>
    </w:lvl>
    <w:lvl w:ilvl="1" w:tplc="6B5C3214">
      <w:numFmt w:val="decimal"/>
      <w:lvlText w:val=""/>
      <w:lvlJc w:val="left"/>
    </w:lvl>
    <w:lvl w:ilvl="2" w:tplc="8BDE4D82">
      <w:numFmt w:val="decimal"/>
      <w:lvlText w:val=""/>
      <w:lvlJc w:val="left"/>
    </w:lvl>
    <w:lvl w:ilvl="3" w:tplc="FD82EE64">
      <w:numFmt w:val="decimal"/>
      <w:lvlText w:val=""/>
      <w:lvlJc w:val="left"/>
    </w:lvl>
    <w:lvl w:ilvl="4" w:tplc="15B8B270">
      <w:numFmt w:val="decimal"/>
      <w:lvlText w:val=""/>
      <w:lvlJc w:val="left"/>
    </w:lvl>
    <w:lvl w:ilvl="5" w:tplc="F818724E">
      <w:numFmt w:val="decimal"/>
      <w:lvlText w:val=""/>
      <w:lvlJc w:val="left"/>
    </w:lvl>
    <w:lvl w:ilvl="6" w:tplc="9ECED572">
      <w:numFmt w:val="decimal"/>
      <w:lvlText w:val=""/>
      <w:lvlJc w:val="left"/>
    </w:lvl>
    <w:lvl w:ilvl="7" w:tplc="EF14951C">
      <w:numFmt w:val="decimal"/>
      <w:lvlText w:val=""/>
      <w:lvlJc w:val="left"/>
    </w:lvl>
    <w:lvl w:ilvl="8" w:tplc="F9C80F4E">
      <w:numFmt w:val="decimal"/>
      <w:lvlText w:val=""/>
      <w:lvlJc w:val="left"/>
    </w:lvl>
  </w:abstractNum>
  <w:abstractNum w:abstractNumId="3" w15:restartNumberingAfterBreak="0">
    <w:nsid w:val="3B987E8E"/>
    <w:multiLevelType w:val="hybridMultilevel"/>
    <w:tmpl w:val="ABDA5F28"/>
    <w:lvl w:ilvl="0" w:tplc="E104F7B4">
      <w:start w:val="1"/>
      <w:numFmt w:val="decimal"/>
      <w:lvlText w:val="%1."/>
      <w:lvlJc w:val="left"/>
      <w:pPr>
        <w:ind w:left="720" w:hanging="360"/>
      </w:pPr>
    </w:lvl>
    <w:lvl w:ilvl="1" w:tplc="35B2421E">
      <w:numFmt w:val="decimal"/>
      <w:lvlText w:val=""/>
      <w:lvlJc w:val="left"/>
    </w:lvl>
    <w:lvl w:ilvl="2" w:tplc="D54ECE66">
      <w:numFmt w:val="decimal"/>
      <w:lvlText w:val=""/>
      <w:lvlJc w:val="left"/>
    </w:lvl>
    <w:lvl w:ilvl="3" w:tplc="AD203F98">
      <w:numFmt w:val="decimal"/>
      <w:lvlText w:val=""/>
      <w:lvlJc w:val="left"/>
    </w:lvl>
    <w:lvl w:ilvl="4" w:tplc="07907472">
      <w:numFmt w:val="decimal"/>
      <w:lvlText w:val=""/>
      <w:lvlJc w:val="left"/>
    </w:lvl>
    <w:lvl w:ilvl="5" w:tplc="B1E40B3C">
      <w:numFmt w:val="decimal"/>
      <w:lvlText w:val=""/>
      <w:lvlJc w:val="left"/>
    </w:lvl>
    <w:lvl w:ilvl="6" w:tplc="72C6A17A">
      <w:numFmt w:val="decimal"/>
      <w:lvlText w:val=""/>
      <w:lvlJc w:val="left"/>
    </w:lvl>
    <w:lvl w:ilvl="7" w:tplc="4E1E47BE">
      <w:numFmt w:val="decimal"/>
      <w:lvlText w:val=""/>
      <w:lvlJc w:val="left"/>
    </w:lvl>
    <w:lvl w:ilvl="8" w:tplc="9D7C3080">
      <w:numFmt w:val="decimal"/>
      <w:lvlText w:val=""/>
      <w:lvlJc w:val="left"/>
    </w:lvl>
  </w:abstractNum>
  <w:abstractNum w:abstractNumId="4" w15:restartNumberingAfterBreak="0">
    <w:nsid w:val="3FFC5CC9"/>
    <w:multiLevelType w:val="hybridMultilevel"/>
    <w:tmpl w:val="CE345DFA"/>
    <w:lvl w:ilvl="0" w:tplc="B5B0B1A8">
      <w:start w:val="1"/>
      <w:numFmt w:val="bullet"/>
      <w:lvlText w:val="●"/>
      <w:lvlJc w:val="left"/>
      <w:pPr>
        <w:ind w:left="720" w:hanging="360"/>
      </w:pPr>
    </w:lvl>
    <w:lvl w:ilvl="1" w:tplc="19A8BEA8">
      <w:start w:val="1"/>
      <w:numFmt w:val="bullet"/>
      <w:lvlText w:val="○"/>
      <w:lvlJc w:val="left"/>
      <w:pPr>
        <w:ind w:left="1440" w:hanging="360"/>
      </w:pPr>
    </w:lvl>
    <w:lvl w:ilvl="2" w:tplc="C004F702">
      <w:start w:val="1"/>
      <w:numFmt w:val="bullet"/>
      <w:lvlText w:val="■"/>
      <w:lvlJc w:val="left"/>
      <w:pPr>
        <w:ind w:left="2160" w:hanging="360"/>
      </w:pPr>
    </w:lvl>
    <w:lvl w:ilvl="3" w:tplc="A6AA7A7A">
      <w:start w:val="1"/>
      <w:numFmt w:val="bullet"/>
      <w:lvlText w:val="●"/>
      <w:lvlJc w:val="left"/>
      <w:pPr>
        <w:ind w:left="2880" w:hanging="360"/>
      </w:pPr>
    </w:lvl>
    <w:lvl w:ilvl="4" w:tplc="3474A376">
      <w:start w:val="1"/>
      <w:numFmt w:val="bullet"/>
      <w:lvlText w:val="○"/>
      <w:lvlJc w:val="left"/>
      <w:pPr>
        <w:ind w:left="3600" w:hanging="360"/>
      </w:pPr>
    </w:lvl>
    <w:lvl w:ilvl="5" w:tplc="78E8F43C">
      <w:start w:val="1"/>
      <w:numFmt w:val="bullet"/>
      <w:lvlText w:val="■"/>
      <w:lvlJc w:val="left"/>
      <w:pPr>
        <w:ind w:left="4320" w:hanging="360"/>
      </w:pPr>
    </w:lvl>
    <w:lvl w:ilvl="6" w:tplc="6588AEF2">
      <w:start w:val="1"/>
      <w:numFmt w:val="bullet"/>
      <w:lvlText w:val="●"/>
      <w:lvlJc w:val="left"/>
      <w:pPr>
        <w:ind w:left="5040" w:hanging="360"/>
      </w:pPr>
    </w:lvl>
    <w:lvl w:ilvl="7" w:tplc="18BAF48A">
      <w:start w:val="1"/>
      <w:numFmt w:val="bullet"/>
      <w:lvlText w:val="●"/>
      <w:lvlJc w:val="left"/>
      <w:pPr>
        <w:ind w:left="5760" w:hanging="360"/>
      </w:pPr>
    </w:lvl>
    <w:lvl w:ilvl="8" w:tplc="EFA8B948">
      <w:start w:val="1"/>
      <w:numFmt w:val="bullet"/>
      <w:lvlText w:val="●"/>
      <w:lvlJc w:val="left"/>
      <w:pPr>
        <w:ind w:left="6480" w:hanging="360"/>
      </w:pPr>
    </w:lvl>
  </w:abstractNum>
  <w:abstractNum w:abstractNumId="5" w15:restartNumberingAfterBreak="0">
    <w:nsid w:val="540B02BC"/>
    <w:multiLevelType w:val="hybridMultilevel"/>
    <w:tmpl w:val="900C8372"/>
    <w:lvl w:ilvl="0" w:tplc="3FBEB0CE">
      <w:start w:val="1"/>
      <w:numFmt w:val="bullet"/>
      <w:lvlText w:val="●"/>
      <w:lvlJc w:val="left"/>
      <w:pPr>
        <w:ind w:left="720" w:hanging="360"/>
      </w:pPr>
    </w:lvl>
    <w:lvl w:ilvl="1" w:tplc="81401A2E">
      <w:start w:val="1"/>
      <w:numFmt w:val="bullet"/>
      <w:lvlText w:val="○"/>
      <w:lvlJc w:val="left"/>
      <w:pPr>
        <w:ind w:left="1440" w:hanging="360"/>
      </w:pPr>
    </w:lvl>
    <w:lvl w:ilvl="2" w:tplc="CAEC77C4">
      <w:start w:val="1"/>
      <w:numFmt w:val="bullet"/>
      <w:lvlText w:val="■"/>
      <w:lvlJc w:val="left"/>
      <w:pPr>
        <w:ind w:left="2160" w:hanging="360"/>
      </w:pPr>
    </w:lvl>
    <w:lvl w:ilvl="3" w:tplc="F8BE5136">
      <w:start w:val="1"/>
      <w:numFmt w:val="bullet"/>
      <w:lvlText w:val="●"/>
      <w:lvlJc w:val="left"/>
      <w:pPr>
        <w:ind w:left="2880" w:hanging="360"/>
      </w:pPr>
    </w:lvl>
    <w:lvl w:ilvl="4" w:tplc="07CC8F90">
      <w:start w:val="1"/>
      <w:numFmt w:val="bullet"/>
      <w:lvlText w:val="○"/>
      <w:lvlJc w:val="left"/>
      <w:pPr>
        <w:ind w:left="3600" w:hanging="360"/>
      </w:pPr>
    </w:lvl>
    <w:lvl w:ilvl="5" w:tplc="EA50C7FC">
      <w:start w:val="1"/>
      <w:numFmt w:val="bullet"/>
      <w:lvlText w:val="■"/>
      <w:lvlJc w:val="left"/>
      <w:pPr>
        <w:ind w:left="4320" w:hanging="360"/>
      </w:pPr>
    </w:lvl>
    <w:lvl w:ilvl="6" w:tplc="CC0A3666">
      <w:start w:val="1"/>
      <w:numFmt w:val="bullet"/>
      <w:lvlText w:val="●"/>
      <w:lvlJc w:val="left"/>
      <w:pPr>
        <w:ind w:left="5040" w:hanging="360"/>
      </w:pPr>
    </w:lvl>
    <w:lvl w:ilvl="7" w:tplc="37F88FBE">
      <w:start w:val="1"/>
      <w:numFmt w:val="bullet"/>
      <w:lvlText w:val="●"/>
      <w:lvlJc w:val="left"/>
      <w:pPr>
        <w:ind w:left="5760" w:hanging="360"/>
      </w:pPr>
    </w:lvl>
    <w:lvl w:ilvl="8" w:tplc="F3CED720">
      <w:start w:val="1"/>
      <w:numFmt w:val="bullet"/>
      <w:lvlText w:val="●"/>
      <w:lvlJc w:val="left"/>
      <w:pPr>
        <w:ind w:left="6480" w:hanging="360"/>
      </w:pPr>
    </w:lvl>
  </w:abstractNum>
  <w:abstractNum w:abstractNumId="6" w15:restartNumberingAfterBreak="0">
    <w:nsid w:val="630C0278"/>
    <w:multiLevelType w:val="hybridMultilevel"/>
    <w:tmpl w:val="BC5CA8D0"/>
    <w:lvl w:ilvl="0" w:tplc="B1CEDC46">
      <w:start w:val="1"/>
      <w:numFmt w:val="bullet"/>
      <w:lvlText w:val="•"/>
      <w:lvlJc w:val="left"/>
      <w:pPr>
        <w:ind w:left="720" w:hanging="360"/>
      </w:pPr>
    </w:lvl>
    <w:lvl w:ilvl="1" w:tplc="0A8E3A20">
      <w:numFmt w:val="decimal"/>
      <w:lvlText w:val=""/>
      <w:lvlJc w:val="left"/>
    </w:lvl>
    <w:lvl w:ilvl="2" w:tplc="4C06E4A2">
      <w:numFmt w:val="decimal"/>
      <w:lvlText w:val=""/>
      <w:lvlJc w:val="left"/>
    </w:lvl>
    <w:lvl w:ilvl="3" w:tplc="D4BCAD32">
      <w:numFmt w:val="decimal"/>
      <w:lvlText w:val=""/>
      <w:lvlJc w:val="left"/>
    </w:lvl>
    <w:lvl w:ilvl="4" w:tplc="F17602E8">
      <w:numFmt w:val="decimal"/>
      <w:lvlText w:val=""/>
      <w:lvlJc w:val="left"/>
    </w:lvl>
    <w:lvl w:ilvl="5" w:tplc="E172635E">
      <w:numFmt w:val="decimal"/>
      <w:lvlText w:val=""/>
      <w:lvlJc w:val="left"/>
    </w:lvl>
    <w:lvl w:ilvl="6" w:tplc="7EF046F6">
      <w:numFmt w:val="decimal"/>
      <w:lvlText w:val=""/>
      <w:lvlJc w:val="left"/>
    </w:lvl>
    <w:lvl w:ilvl="7" w:tplc="9E56ECEE">
      <w:numFmt w:val="decimal"/>
      <w:lvlText w:val=""/>
      <w:lvlJc w:val="left"/>
    </w:lvl>
    <w:lvl w:ilvl="8" w:tplc="16EA8DEC">
      <w:numFmt w:val="decimal"/>
      <w:lvlText w:val=""/>
      <w:lvlJc w:val="left"/>
    </w:lvl>
  </w:abstractNum>
  <w:num w:numId="1" w16cid:durableId="165098357">
    <w:abstractNumId w:val="4"/>
    <w:lvlOverride w:ilvl="0">
      <w:startOverride w:val="1"/>
    </w:lvlOverride>
  </w:num>
  <w:num w:numId="2" w16cid:durableId="30348558">
    <w:abstractNumId w:val="6"/>
    <w:lvlOverride w:ilvl="0">
      <w:startOverride w:val="1"/>
    </w:lvlOverride>
  </w:num>
  <w:num w:numId="3" w16cid:durableId="912861060">
    <w:abstractNumId w:val="2"/>
    <w:lvlOverride w:ilvl="0">
      <w:startOverride w:val="1"/>
    </w:lvlOverride>
  </w:num>
  <w:num w:numId="4" w16cid:durableId="682822854">
    <w:abstractNumId w:val="5"/>
    <w:lvlOverride w:ilvl="0">
      <w:startOverride w:val="1"/>
    </w:lvlOverride>
  </w:num>
  <w:num w:numId="5" w16cid:durableId="981348014">
    <w:abstractNumId w:val="1"/>
    <w:lvlOverride w:ilvl="0">
      <w:startOverride w:val="1"/>
    </w:lvlOverride>
  </w:num>
  <w:num w:numId="6" w16cid:durableId="1920551660">
    <w:abstractNumId w:val="3"/>
    <w:lvlOverride w:ilvl="0">
      <w:startOverride w:val="1"/>
    </w:lvlOverride>
  </w:num>
  <w:num w:numId="7" w16cid:durableId="1722366955">
    <w:abstractNumId w:val="2"/>
  </w:num>
  <w:num w:numId="8" w16cid:durableId="99511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39A"/>
    <w:rsid w:val="000727D6"/>
    <w:rsid w:val="00086B02"/>
    <w:rsid w:val="002A0C43"/>
    <w:rsid w:val="002F5703"/>
    <w:rsid w:val="00430283"/>
    <w:rsid w:val="00667022"/>
    <w:rsid w:val="00692431"/>
    <w:rsid w:val="00693A40"/>
    <w:rsid w:val="00975F0E"/>
    <w:rsid w:val="009E234A"/>
    <w:rsid w:val="00BB4B8B"/>
    <w:rsid w:val="00C22291"/>
    <w:rsid w:val="00D4439A"/>
    <w:rsid w:val="00D54C34"/>
    <w:rsid w:val="00DD5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C7CF3"/>
  <w15:docId w15:val="{9689A18D-4B44-4FF5-A322-143B9F4BF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80" w:after="160"/>
      <w:outlineLvl w:val="1"/>
    </w:pPr>
    <w:rPr>
      <w:b/>
      <w:bCs/>
      <w:color w:val="17375E"/>
      <w:sz w:val="26"/>
      <w:szCs w:val="26"/>
    </w:rPr>
  </w:style>
  <w:style w:type="paragraph" w:styleId="Heading3">
    <w:name w:val="heading 3"/>
    <w:uiPriority w:val="9"/>
    <w:unhideWhenUsed/>
    <w:qFormat/>
    <w:pPr>
      <w:spacing w:before="200" w:after="12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D54C34"/>
  </w:style>
  <w:style w:type="paragraph" w:styleId="Header">
    <w:name w:val="header"/>
    <w:basedOn w:val="Normal"/>
    <w:link w:val="HeaderChar"/>
    <w:uiPriority w:val="99"/>
    <w:unhideWhenUsed/>
    <w:rsid w:val="002F5703"/>
    <w:pPr>
      <w:tabs>
        <w:tab w:val="center" w:pos="4680"/>
        <w:tab w:val="right" w:pos="9360"/>
      </w:tabs>
    </w:pPr>
  </w:style>
  <w:style w:type="character" w:customStyle="1" w:styleId="HeaderChar">
    <w:name w:val="Header Char"/>
    <w:basedOn w:val="DefaultParagraphFont"/>
    <w:link w:val="Header"/>
    <w:uiPriority w:val="99"/>
    <w:rsid w:val="002F5703"/>
  </w:style>
  <w:style w:type="paragraph" w:styleId="Footer">
    <w:name w:val="footer"/>
    <w:basedOn w:val="Normal"/>
    <w:link w:val="FooterChar"/>
    <w:uiPriority w:val="99"/>
    <w:unhideWhenUsed/>
    <w:rsid w:val="002F5703"/>
    <w:pPr>
      <w:tabs>
        <w:tab w:val="center" w:pos="4680"/>
        <w:tab w:val="right" w:pos="9360"/>
      </w:tabs>
    </w:pPr>
  </w:style>
  <w:style w:type="character" w:customStyle="1" w:styleId="FooterChar">
    <w:name w:val="Footer Char"/>
    <w:basedOn w:val="DefaultParagraphFont"/>
    <w:link w:val="Footer"/>
    <w:uiPriority w:val="99"/>
    <w:rsid w:val="002F5703"/>
  </w:style>
  <w:style w:type="paragraph" w:styleId="TOCHeading">
    <w:name w:val="TOC Heading"/>
    <w:basedOn w:val="Heading1"/>
    <w:next w:val="Normal"/>
    <w:uiPriority w:val="39"/>
    <w:unhideWhenUsed/>
    <w:qFormat/>
    <w:rsid w:val="00DD5CB7"/>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2">
    <w:name w:val="toc 2"/>
    <w:basedOn w:val="Normal"/>
    <w:next w:val="Normal"/>
    <w:autoRedefine/>
    <w:uiPriority w:val="39"/>
    <w:unhideWhenUsed/>
    <w:rsid w:val="00DD5CB7"/>
    <w:pPr>
      <w:spacing w:after="100"/>
      <w:ind w:left="200"/>
    </w:pPr>
  </w:style>
  <w:style w:type="paragraph" w:styleId="TOC3">
    <w:name w:val="toc 3"/>
    <w:basedOn w:val="Normal"/>
    <w:next w:val="Normal"/>
    <w:autoRedefine/>
    <w:uiPriority w:val="39"/>
    <w:unhideWhenUsed/>
    <w:rsid w:val="00DD5CB7"/>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TotalTime>
  <Pages>23</Pages>
  <Words>5827</Words>
  <Characters>33214</Characters>
  <Application>Microsoft Office Word</Application>
  <DocSecurity>0</DocSecurity>
  <Lines>276</Lines>
  <Paragraphs>77</Paragraphs>
  <ScaleCrop>false</ScaleCrop>
  <Company/>
  <LinksUpToDate>false</LinksUpToDate>
  <CharactersWithSpaces>38964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Small Construction &amp; Renovation Software — Market Research Report</dc:title>
  <dc:creator>Builders Stream Pro — Market Research</dc:creator>
  <cp:lastModifiedBy>Douglas Davis</cp:lastModifiedBy>
  <cp:revision>2</cp:revision>
  <dcterms:created xsi:type="dcterms:W3CDTF">2026-06-28T01:31:00Z</dcterms:created>
  <dcterms:modified xsi:type="dcterms:W3CDTF">2026-06-28T01:31:00Z</dcterms:modified>
</cp:coreProperties>
</file>